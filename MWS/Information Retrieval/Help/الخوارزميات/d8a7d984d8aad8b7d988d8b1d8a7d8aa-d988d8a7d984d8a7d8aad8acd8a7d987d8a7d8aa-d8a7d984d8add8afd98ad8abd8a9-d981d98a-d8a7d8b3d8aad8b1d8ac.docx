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0567" w:rsidRDefault="00940567" w:rsidP="00940567">
      <w:pPr>
        <w:bidi/>
        <w:jc w:val="center"/>
        <w:rPr>
          <w:rFonts w:ascii="Calibri" w:eastAsia="Calibri" w:hAnsi="Calibri" w:cs="Simplified Arabic"/>
          <w:sz w:val="28"/>
          <w:szCs w:val="28"/>
          <w:rtl/>
          <w:lang w:bidi="ar-TN"/>
        </w:rPr>
      </w:pPr>
      <w:r>
        <w:rPr>
          <w:rFonts w:ascii="Calibri" w:eastAsia="Calibri" w:hAnsi="Calibri" w:cs="Simplified Arabic" w:hint="cs"/>
          <w:sz w:val="28"/>
          <w:szCs w:val="28"/>
          <w:rtl/>
          <w:lang w:bidi="ar-TN"/>
        </w:rPr>
        <w:t>التطورات والاتجاهات الحديثة في استرجاع المعلومات العربية</w:t>
      </w:r>
    </w:p>
    <w:p w:rsidR="003527CA" w:rsidRPr="003527CA" w:rsidRDefault="003527CA" w:rsidP="003527CA">
      <w:pPr>
        <w:bidi/>
        <w:jc w:val="center"/>
        <w:rPr>
          <w:rFonts w:ascii="Calibri" w:eastAsia="Calibri" w:hAnsi="Calibri" w:cs="Simplified Arabic"/>
          <w:rtl/>
          <w:lang w:bidi="ar-TN"/>
        </w:rPr>
      </w:pPr>
      <w:r w:rsidRPr="003527CA">
        <w:rPr>
          <w:rFonts w:ascii="Calibri" w:eastAsia="Calibri" w:hAnsi="Calibri" w:cs="Simplified Arabic" w:hint="cs"/>
          <w:rtl/>
          <w:lang w:bidi="ar-TN"/>
        </w:rPr>
        <w:t>مها سليمان الربيعة</w:t>
      </w:r>
      <w:r>
        <w:rPr>
          <w:rFonts w:ascii="Calibri" w:eastAsia="Calibri" w:hAnsi="Calibri" w:cs="Simplified Arabic" w:hint="cs"/>
          <w:rtl/>
          <w:lang w:bidi="ar-TN"/>
        </w:rPr>
        <w:t>*</w:t>
      </w:r>
      <w:r>
        <w:rPr>
          <w:rFonts w:ascii="Calibri" w:eastAsia="Calibri" w:hAnsi="Calibri" w:cs="Simplified Arabic" w:hint="cs"/>
          <w:rtl/>
          <w:lang w:bidi="ar-TN"/>
        </w:rPr>
        <w:tab/>
      </w:r>
      <w:r>
        <w:rPr>
          <w:rFonts w:ascii="Calibri" w:eastAsia="Calibri" w:hAnsi="Calibri" w:cs="Simplified Arabic" w:hint="cs"/>
          <w:rtl/>
          <w:lang w:bidi="ar-TN"/>
        </w:rPr>
        <w:tab/>
      </w:r>
      <w:r w:rsidRPr="003527CA">
        <w:rPr>
          <w:rFonts w:ascii="Calibri" w:eastAsia="Calibri" w:hAnsi="Calibri" w:cs="Simplified Arabic" w:hint="cs"/>
          <w:rtl/>
          <w:lang w:bidi="ar-TN"/>
        </w:rPr>
        <w:t>عبدالملك السلمان</w:t>
      </w:r>
      <w:r>
        <w:rPr>
          <w:rFonts w:ascii="Calibri" w:eastAsia="Calibri" w:hAnsi="Calibri" w:cs="Simplified Arabic" w:hint="cs"/>
          <w:rtl/>
          <w:lang w:bidi="ar-TN"/>
        </w:rPr>
        <w:t>**</w:t>
      </w:r>
    </w:p>
    <w:p w:rsidR="003527CA" w:rsidRPr="003527CA" w:rsidRDefault="003527CA" w:rsidP="003527CA">
      <w:pPr>
        <w:bidi/>
        <w:jc w:val="center"/>
        <w:rPr>
          <w:rFonts w:ascii="Calibri" w:eastAsia="Calibri" w:hAnsi="Calibri" w:cs="Simplified Arabic"/>
          <w:rtl/>
          <w:lang w:bidi="ar-TN"/>
        </w:rPr>
      </w:pPr>
      <w:r>
        <w:rPr>
          <w:rFonts w:ascii="Calibri" w:eastAsia="Calibri" w:hAnsi="Calibri" w:cs="Simplified Arabic" w:hint="cs"/>
          <w:rtl/>
          <w:lang w:bidi="ar-TN"/>
        </w:rPr>
        <w:t xml:space="preserve">كلية علوم الحاسب، </w:t>
      </w:r>
      <w:r w:rsidRPr="003527CA">
        <w:rPr>
          <w:rFonts w:ascii="Calibri" w:eastAsia="Calibri" w:hAnsi="Calibri" w:cs="Simplified Arabic" w:hint="cs"/>
          <w:rtl/>
          <w:lang w:bidi="ar-TN"/>
        </w:rPr>
        <w:t>جامعة الملك سعود</w:t>
      </w:r>
    </w:p>
    <w:p w:rsidR="003527CA" w:rsidRDefault="003527CA" w:rsidP="003527CA">
      <w:pPr>
        <w:bidi/>
        <w:jc w:val="center"/>
        <w:rPr>
          <w:rFonts w:ascii="Calibri" w:eastAsia="Calibri" w:hAnsi="Calibri" w:cs="Simplified Arabic"/>
          <w:rtl/>
          <w:lang w:bidi="ar-TN"/>
        </w:rPr>
      </w:pPr>
      <w:r w:rsidRPr="003527CA">
        <w:rPr>
          <w:rFonts w:ascii="Calibri" w:eastAsia="Calibri" w:hAnsi="Calibri" w:cs="Simplified Arabic" w:hint="cs"/>
          <w:rtl/>
          <w:lang w:bidi="ar-TN"/>
        </w:rPr>
        <w:t>الرياض، المملكة العربية السعودية</w:t>
      </w:r>
    </w:p>
    <w:p w:rsidR="003527CA" w:rsidRPr="00DB776F" w:rsidRDefault="003527CA" w:rsidP="003527CA">
      <w:pPr>
        <w:pStyle w:val="Author"/>
        <w:spacing w:before="0" w:after="0"/>
        <w:rPr>
          <w:sz w:val="20"/>
          <w:szCs w:val="20"/>
        </w:rPr>
      </w:pPr>
      <w:r>
        <w:t>*</w:t>
      </w:r>
      <w:hyperlink r:id="rId5" w:history="1">
        <w:r w:rsidRPr="00CD5A7F">
          <w:rPr>
            <w:sz w:val="20"/>
            <w:szCs w:val="20"/>
          </w:rPr>
          <w:t>msrabiah@imamu.edu.sa</w:t>
        </w:r>
      </w:hyperlink>
      <w:r>
        <w:tab/>
      </w:r>
      <w:r>
        <w:tab/>
      </w:r>
      <w:r>
        <w:rPr>
          <w:sz w:val="20"/>
          <w:szCs w:val="20"/>
        </w:rPr>
        <w:t>**</w:t>
      </w:r>
      <w:hyperlink r:id="rId6" w:history="1">
        <w:r w:rsidRPr="00DB776F">
          <w:rPr>
            <w:sz w:val="20"/>
            <w:szCs w:val="20"/>
          </w:rPr>
          <w:t>salman@ksu.edu.sa</w:t>
        </w:r>
      </w:hyperlink>
    </w:p>
    <w:p w:rsidR="00A06E74" w:rsidRPr="00B711DB" w:rsidRDefault="00A06E74" w:rsidP="00B711DB">
      <w:pPr>
        <w:bidi/>
        <w:rPr>
          <w:rFonts w:ascii="Calibri" w:eastAsia="Calibri" w:hAnsi="Calibri" w:cs="Simplified Arabic"/>
          <w:b/>
          <w:bCs/>
          <w:rtl/>
        </w:rPr>
      </w:pPr>
    </w:p>
    <w:p w:rsidR="002211F8" w:rsidRPr="002211F8" w:rsidRDefault="002211F8" w:rsidP="00940567">
      <w:pPr>
        <w:bidi/>
        <w:jc w:val="both"/>
        <w:rPr>
          <w:rFonts w:ascii="Calibri" w:eastAsia="Calibri" w:hAnsi="Calibri" w:cs="Simplified Arabic"/>
          <w:b/>
          <w:bCs/>
          <w:rtl/>
        </w:rPr>
      </w:pPr>
      <w:r w:rsidRPr="002211F8">
        <w:rPr>
          <w:rFonts w:ascii="Calibri" w:eastAsia="Calibri" w:hAnsi="Calibri" w:cs="Simplified Arabic" w:hint="cs"/>
          <w:b/>
          <w:bCs/>
          <w:rtl/>
        </w:rPr>
        <w:t>الملخص</w:t>
      </w:r>
    </w:p>
    <w:p w:rsidR="00427A7F" w:rsidRDefault="00A06E74" w:rsidP="00C87B2C">
      <w:pPr>
        <w:bidi/>
        <w:jc w:val="both"/>
        <w:rPr>
          <w:rFonts w:ascii="Calibri" w:eastAsia="Calibri" w:hAnsi="Calibri" w:cs="Simplified Arabic"/>
          <w:rtl/>
        </w:rPr>
      </w:pPr>
      <w:r w:rsidRPr="00B711DB">
        <w:rPr>
          <w:rFonts w:ascii="Calibri" w:eastAsia="Calibri" w:hAnsi="Calibri" w:cs="Simplified Arabic" w:hint="cs"/>
          <w:rtl/>
        </w:rPr>
        <w:t>شهد</w:t>
      </w:r>
      <w:r w:rsidR="00B711DB">
        <w:rPr>
          <w:rFonts w:ascii="Calibri" w:eastAsia="Calibri" w:hAnsi="Calibri" w:cs="Simplified Arabic" w:hint="cs"/>
          <w:rtl/>
        </w:rPr>
        <w:t xml:space="preserve"> مجال استرجاع المعلومات</w:t>
      </w:r>
      <w:r w:rsidR="00F82A30">
        <w:rPr>
          <w:rFonts w:ascii="Calibri" w:eastAsia="Calibri" w:hAnsi="Calibri" w:cs="Simplified Arabic" w:hint="cs"/>
          <w:rtl/>
        </w:rPr>
        <w:t xml:space="preserve"> (</w:t>
      </w:r>
      <w:r w:rsidR="00F82A30" w:rsidRPr="00C87B2C">
        <w:rPr>
          <w:rFonts w:asciiTheme="majorBidi" w:eastAsia="Calibri" w:hAnsiTheme="majorBidi" w:cstheme="majorBidi"/>
        </w:rPr>
        <w:t>Information Retrieval</w:t>
      </w:r>
      <w:r w:rsidR="00F82A30">
        <w:rPr>
          <w:rFonts w:ascii="Calibri" w:eastAsia="Calibri" w:hAnsi="Calibri" w:cs="Simplified Arabic" w:hint="cs"/>
          <w:rtl/>
        </w:rPr>
        <w:t>)</w:t>
      </w:r>
      <w:r w:rsidR="00B711DB">
        <w:rPr>
          <w:rFonts w:ascii="Calibri" w:eastAsia="Calibri" w:hAnsi="Calibri" w:cs="Simplified Arabic" w:hint="cs"/>
          <w:rtl/>
        </w:rPr>
        <w:t xml:space="preserve"> تطوراً ملحوظاً في العقود الأخيرة وذلك نتيجة </w:t>
      </w:r>
      <w:r w:rsidR="00DC4B00">
        <w:rPr>
          <w:rFonts w:ascii="Calibri" w:eastAsia="Calibri" w:hAnsi="Calibri" w:cs="Simplified Arabic" w:hint="cs"/>
          <w:rtl/>
        </w:rPr>
        <w:t>النمو المضطرد للشبكة العنكبوتية وحاجة المستخدمين الماسة للبحث في ذلك ا</w:t>
      </w:r>
      <w:r w:rsidR="00B711DB">
        <w:rPr>
          <w:rFonts w:ascii="Calibri" w:eastAsia="Calibri" w:hAnsi="Calibri" w:cs="Simplified Arabic" w:hint="cs"/>
          <w:rtl/>
        </w:rPr>
        <w:t>لكم الهائل من المعلومات الرقمية</w:t>
      </w:r>
      <w:r w:rsidR="00DC4B00">
        <w:rPr>
          <w:rFonts w:ascii="Calibri" w:eastAsia="Calibri" w:hAnsi="Calibri" w:cs="Simplified Arabic" w:hint="cs"/>
          <w:rtl/>
        </w:rPr>
        <w:t>.</w:t>
      </w:r>
      <w:r w:rsidR="0095782C">
        <w:rPr>
          <w:rFonts w:ascii="Calibri" w:eastAsia="Calibri" w:hAnsi="Calibri" w:cs="Simplified Arabic" w:hint="cs"/>
          <w:rtl/>
        </w:rPr>
        <w:t xml:space="preserve"> كما أن المحتوى العربي الإلكتروني قد شهد </w:t>
      </w:r>
      <w:r w:rsidR="0050228E">
        <w:rPr>
          <w:rFonts w:ascii="Calibri" w:eastAsia="Calibri" w:hAnsi="Calibri" w:cs="Simplified Arabic" w:hint="cs"/>
          <w:rtl/>
        </w:rPr>
        <w:t xml:space="preserve">مؤخراً </w:t>
      </w:r>
      <w:r w:rsidR="0095782C">
        <w:rPr>
          <w:rFonts w:ascii="Calibri" w:eastAsia="Calibri" w:hAnsi="Calibri" w:cs="Simplified Arabic" w:hint="cs"/>
          <w:rtl/>
        </w:rPr>
        <w:t>نمواً</w:t>
      </w:r>
      <w:r w:rsidR="0050228E">
        <w:rPr>
          <w:rFonts w:ascii="Calibri" w:eastAsia="Calibri" w:hAnsi="Calibri" w:cs="Simplified Arabic" w:hint="cs"/>
          <w:rtl/>
        </w:rPr>
        <w:t xml:space="preserve"> مضطرداً مما يعزز الحاجة لبناء أنظمة استرجاع معلومات </w:t>
      </w:r>
      <w:r w:rsidR="002C36BF">
        <w:rPr>
          <w:rFonts w:ascii="Calibri" w:eastAsia="Calibri" w:hAnsi="Calibri" w:cs="Simplified Arabic" w:hint="cs"/>
          <w:rtl/>
        </w:rPr>
        <w:t xml:space="preserve">تلائم </w:t>
      </w:r>
      <w:r w:rsidR="0050228E">
        <w:rPr>
          <w:rFonts w:ascii="Calibri" w:eastAsia="Calibri" w:hAnsi="Calibri" w:cs="Simplified Arabic" w:hint="cs"/>
          <w:rtl/>
        </w:rPr>
        <w:t xml:space="preserve">اللغة العربية وتفي بمتطلباتها. </w:t>
      </w:r>
      <w:r w:rsidR="00460F78">
        <w:rPr>
          <w:rFonts w:ascii="Calibri" w:eastAsia="Calibri" w:hAnsi="Calibri" w:cs="Simplified Arabic" w:hint="cs"/>
          <w:rtl/>
        </w:rPr>
        <w:t>و</w:t>
      </w:r>
      <w:r w:rsidR="0050228E">
        <w:rPr>
          <w:rFonts w:ascii="Calibri" w:eastAsia="Calibri" w:hAnsi="Calibri" w:cs="Simplified Arabic" w:hint="cs"/>
          <w:rtl/>
        </w:rPr>
        <w:t xml:space="preserve">في هذه الورقة سنحاول إلقاء الضوء على التقدم الذي تم إحرازه حتى الآن في </w:t>
      </w:r>
      <w:r w:rsidR="00427A7F">
        <w:rPr>
          <w:rFonts w:ascii="Calibri" w:eastAsia="Calibri" w:hAnsi="Calibri" w:cs="Simplified Arabic" w:hint="cs"/>
          <w:rtl/>
        </w:rPr>
        <w:t>خمس</w:t>
      </w:r>
      <w:r w:rsidR="002C36BF">
        <w:rPr>
          <w:rFonts w:ascii="Calibri" w:eastAsia="Calibri" w:hAnsi="Calibri" w:cs="Simplified Arabic" w:hint="cs"/>
          <w:rtl/>
        </w:rPr>
        <w:t>ة</w:t>
      </w:r>
      <w:r w:rsidR="00427A7F">
        <w:rPr>
          <w:rFonts w:ascii="Calibri" w:eastAsia="Calibri" w:hAnsi="Calibri" w:cs="Simplified Arabic" w:hint="cs"/>
          <w:rtl/>
        </w:rPr>
        <w:t xml:space="preserve"> فروع رئيسية في </w:t>
      </w:r>
      <w:r w:rsidR="0050228E">
        <w:rPr>
          <w:rFonts w:ascii="Calibri" w:eastAsia="Calibri" w:hAnsi="Calibri" w:cs="Simplified Arabic" w:hint="cs"/>
          <w:rtl/>
        </w:rPr>
        <w:t>م</w:t>
      </w:r>
      <w:r w:rsidR="00427A7F">
        <w:rPr>
          <w:rFonts w:ascii="Calibri" w:eastAsia="Calibri" w:hAnsi="Calibri" w:cs="Simplified Arabic" w:hint="cs"/>
          <w:rtl/>
        </w:rPr>
        <w:t>جال استرجاع المعلومات العربية</w:t>
      </w:r>
      <w:r w:rsidR="00F82A30">
        <w:rPr>
          <w:rFonts w:ascii="Calibri" w:eastAsia="Calibri" w:hAnsi="Calibri" w:cs="Simplified Arabic" w:hint="cs"/>
          <w:rtl/>
        </w:rPr>
        <w:t xml:space="preserve"> (</w:t>
      </w:r>
      <w:r w:rsidR="00F82A30" w:rsidRPr="00C87B2C">
        <w:rPr>
          <w:rFonts w:asciiTheme="majorBidi" w:eastAsia="Calibri" w:hAnsiTheme="majorBidi" w:cstheme="majorBidi"/>
        </w:rPr>
        <w:t>Arabic Information Retrieval</w:t>
      </w:r>
      <w:r w:rsidR="00F82A30">
        <w:rPr>
          <w:rFonts w:ascii="Calibri" w:eastAsia="Calibri" w:hAnsi="Calibri" w:cs="Simplified Arabic" w:hint="cs"/>
          <w:rtl/>
        </w:rPr>
        <w:t xml:space="preserve">) </w:t>
      </w:r>
      <w:r w:rsidR="00427A7F">
        <w:rPr>
          <w:rFonts w:ascii="Calibri" w:eastAsia="Calibri" w:hAnsi="Calibri" w:cs="Simplified Arabic" w:hint="cs"/>
          <w:rtl/>
        </w:rPr>
        <w:t xml:space="preserve">مع التطرق للتحديات التي تواجه تقدم هذا العلم وتقديم بعض الاقتراحات لأبحاث مستقبلية. </w:t>
      </w:r>
      <w:r w:rsidR="0050228E">
        <w:rPr>
          <w:rFonts w:ascii="Calibri" w:eastAsia="Calibri" w:hAnsi="Calibri" w:cs="Simplified Arabic" w:hint="cs"/>
          <w:rtl/>
        </w:rPr>
        <w:t xml:space="preserve"> </w:t>
      </w:r>
    </w:p>
    <w:p w:rsidR="00427A7F" w:rsidRPr="00427A7F" w:rsidRDefault="00427A7F" w:rsidP="00427A7F">
      <w:pPr>
        <w:bidi/>
        <w:jc w:val="both"/>
        <w:rPr>
          <w:rFonts w:ascii="Calibri" w:eastAsia="Calibri" w:hAnsi="Calibri" w:cs="Simplified Arabic"/>
          <w:b/>
          <w:bCs/>
          <w:rtl/>
        </w:rPr>
      </w:pPr>
      <w:r w:rsidRPr="00427A7F">
        <w:rPr>
          <w:rFonts w:ascii="Calibri" w:eastAsia="Calibri" w:hAnsi="Calibri" w:cs="Simplified Arabic" w:hint="cs"/>
          <w:b/>
          <w:bCs/>
          <w:rtl/>
        </w:rPr>
        <w:t>المقدمة</w:t>
      </w:r>
    </w:p>
    <w:p w:rsidR="00427A7F" w:rsidRDefault="001172DA" w:rsidP="00460F78">
      <w:pPr>
        <w:bidi/>
        <w:jc w:val="both"/>
        <w:rPr>
          <w:rFonts w:ascii="Calibri" w:eastAsia="Calibri" w:hAnsi="Calibri" w:cs="Simplified Arabic"/>
          <w:rtl/>
        </w:rPr>
      </w:pPr>
      <w:r>
        <w:rPr>
          <w:rFonts w:ascii="Calibri" w:eastAsia="Calibri" w:hAnsi="Calibri" w:cs="Simplified Arabic" w:hint="cs"/>
          <w:rtl/>
        </w:rPr>
        <w:t xml:space="preserve">يشهد المحتوى الرقمي العالمي </w:t>
      </w:r>
      <w:r w:rsidR="00BE2E6D">
        <w:rPr>
          <w:rFonts w:ascii="Calibri" w:eastAsia="Calibri" w:hAnsi="Calibri" w:cs="Simplified Arabic" w:hint="cs"/>
          <w:rtl/>
        </w:rPr>
        <w:t xml:space="preserve">تزايداً </w:t>
      </w:r>
      <w:r w:rsidR="00744A77">
        <w:rPr>
          <w:rFonts w:ascii="Calibri" w:eastAsia="Calibri" w:hAnsi="Calibri" w:cs="Simplified Arabic" w:hint="cs"/>
          <w:rtl/>
        </w:rPr>
        <w:t>لحظياً نظراً للمعلومات التي تتدفق إليه سواءً من مواقع الإنترنت،</w:t>
      </w:r>
      <w:r>
        <w:rPr>
          <w:rFonts w:ascii="Calibri" w:eastAsia="Calibri" w:hAnsi="Calibri" w:cs="Simplified Arabic" w:hint="cs"/>
          <w:rtl/>
        </w:rPr>
        <w:t xml:space="preserve"> </w:t>
      </w:r>
      <w:r w:rsidR="002C36BF">
        <w:rPr>
          <w:rFonts w:ascii="Calibri" w:eastAsia="Calibri" w:hAnsi="Calibri" w:cs="Simplified Arabic" w:hint="cs"/>
          <w:rtl/>
        </w:rPr>
        <w:t>و</w:t>
      </w:r>
      <w:r w:rsidR="00744A77">
        <w:rPr>
          <w:rFonts w:ascii="Calibri" w:eastAsia="Calibri" w:hAnsi="Calibri" w:cs="Simplified Arabic" w:hint="cs"/>
          <w:rtl/>
        </w:rPr>
        <w:t xml:space="preserve">من </w:t>
      </w:r>
      <w:r>
        <w:rPr>
          <w:rFonts w:ascii="Calibri" w:eastAsia="Calibri" w:hAnsi="Calibri" w:cs="Simplified Arabic" w:hint="cs"/>
          <w:rtl/>
        </w:rPr>
        <w:t>سجلات ال</w:t>
      </w:r>
      <w:r w:rsidR="00744A77">
        <w:rPr>
          <w:rFonts w:ascii="Calibri" w:eastAsia="Calibri" w:hAnsi="Calibri" w:cs="Simplified Arabic" w:hint="cs"/>
          <w:rtl/>
        </w:rPr>
        <w:t xml:space="preserve">شركات والحكومات، </w:t>
      </w:r>
      <w:r w:rsidR="002C36BF">
        <w:rPr>
          <w:rFonts w:ascii="Calibri" w:eastAsia="Calibri" w:hAnsi="Calibri" w:cs="Simplified Arabic" w:hint="cs"/>
          <w:rtl/>
        </w:rPr>
        <w:t>و</w:t>
      </w:r>
      <w:r w:rsidR="00744A77">
        <w:rPr>
          <w:rFonts w:ascii="Calibri" w:eastAsia="Calibri" w:hAnsi="Calibri" w:cs="Simplified Arabic" w:hint="cs"/>
          <w:rtl/>
        </w:rPr>
        <w:t>من</w:t>
      </w:r>
      <w:r>
        <w:rPr>
          <w:rFonts w:ascii="Calibri" w:eastAsia="Calibri" w:hAnsi="Calibri" w:cs="Simplified Arabic" w:hint="cs"/>
          <w:rtl/>
        </w:rPr>
        <w:t xml:space="preserve"> الكتب الإلكترونية</w:t>
      </w:r>
      <w:r w:rsidR="00744A77">
        <w:rPr>
          <w:rFonts w:ascii="Calibri" w:eastAsia="Calibri" w:hAnsi="Calibri" w:cs="Simplified Arabic" w:hint="cs"/>
          <w:rtl/>
        </w:rPr>
        <w:t xml:space="preserve"> </w:t>
      </w:r>
      <w:r w:rsidR="002C36BF">
        <w:rPr>
          <w:rFonts w:ascii="Calibri" w:eastAsia="Calibri" w:hAnsi="Calibri" w:cs="Simplified Arabic" w:hint="cs"/>
          <w:rtl/>
        </w:rPr>
        <w:t>و</w:t>
      </w:r>
      <w:r w:rsidR="00744A77">
        <w:rPr>
          <w:rFonts w:ascii="Calibri" w:eastAsia="Calibri" w:hAnsi="Calibri" w:cs="Simplified Arabic" w:hint="cs"/>
          <w:rtl/>
        </w:rPr>
        <w:t>من</w:t>
      </w:r>
      <w:r>
        <w:rPr>
          <w:rFonts w:ascii="Calibri" w:eastAsia="Calibri" w:hAnsi="Calibri" w:cs="Simplified Arabic" w:hint="cs"/>
          <w:rtl/>
        </w:rPr>
        <w:t xml:space="preserve"> الصحف والمجلات وغيرها</w:t>
      </w:r>
      <w:r w:rsidR="00744A77">
        <w:rPr>
          <w:rFonts w:ascii="Calibri" w:eastAsia="Calibri" w:hAnsi="Calibri" w:cs="Simplified Arabic" w:hint="cs"/>
          <w:rtl/>
        </w:rPr>
        <w:t xml:space="preserve">، الأمر الذي يحتم الحاجة لإيجاد </w:t>
      </w:r>
      <w:r w:rsidR="00AF4FA8">
        <w:rPr>
          <w:rFonts w:ascii="Calibri" w:eastAsia="Calibri" w:hAnsi="Calibri" w:cs="Simplified Arabic" w:hint="cs"/>
          <w:rtl/>
        </w:rPr>
        <w:t>أنظمة استرجاع معلومات</w:t>
      </w:r>
      <w:r w:rsidR="00744A77">
        <w:rPr>
          <w:rFonts w:ascii="Calibri" w:eastAsia="Calibri" w:hAnsi="Calibri" w:cs="Simplified Arabic" w:hint="cs"/>
          <w:rtl/>
        </w:rPr>
        <w:t xml:space="preserve"> تساعد المستخدمين في الحصول على المعلومة التي يرغبون بها </w:t>
      </w:r>
      <w:r w:rsidR="00A36663">
        <w:rPr>
          <w:rFonts w:ascii="Calibri" w:eastAsia="Calibri" w:hAnsi="Calibri" w:cs="Simplified Arabic" w:hint="cs"/>
          <w:rtl/>
        </w:rPr>
        <w:t>من</w:t>
      </w:r>
      <w:r w:rsidR="00744A77">
        <w:rPr>
          <w:rFonts w:ascii="Calibri" w:eastAsia="Calibri" w:hAnsi="Calibri" w:cs="Simplified Arabic" w:hint="cs"/>
          <w:rtl/>
        </w:rPr>
        <w:t xml:space="preserve"> هذا الكم الهائل من </w:t>
      </w:r>
      <w:r w:rsidR="00A36663">
        <w:rPr>
          <w:rFonts w:ascii="Calibri" w:eastAsia="Calibri" w:hAnsi="Calibri" w:cs="Simplified Arabic" w:hint="cs"/>
          <w:rtl/>
        </w:rPr>
        <w:t xml:space="preserve">النصوص والصور والأصوات الرقمية. </w:t>
      </w:r>
      <w:r w:rsidR="00AF4FA8">
        <w:rPr>
          <w:rFonts w:ascii="Calibri" w:eastAsia="Calibri" w:hAnsi="Calibri" w:cs="Simplified Arabic" w:hint="cs"/>
          <w:rtl/>
        </w:rPr>
        <w:t>ويعرف علم استرجاع المعلومات على أنه العلم الذي يهتم بتمثيل</w:t>
      </w:r>
      <w:r w:rsidR="00AF4FA8" w:rsidRPr="00AF4FA8">
        <w:rPr>
          <w:rFonts w:ascii="Calibri" w:eastAsia="Calibri" w:hAnsi="Calibri" w:cs="Simplified Arabic" w:hint="cs"/>
          <w:rtl/>
        </w:rPr>
        <w:t xml:space="preserve"> </w:t>
      </w:r>
      <w:r w:rsidR="00AF4FA8">
        <w:rPr>
          <w:rFonts w:ascii="Calibri" w:eastAsia="Calibri" w:hAnsi="Calibri" w:cs="Simplified Arabic" w:hint="cs"/>
          <w:rtl/>
        </w:rPr>
        <w:t>وحدات المعلومات وتخزينها وتنظيمها وتسهيل الوصول إليها (7). وتزداد أهمية هذا العلم</w:t>
      </w:r>
      <w:r w:rsidR="00460F78">
        <w:rPr>
          <w:rFonts w:ascii="Calibri" w:eastAsia="Calibri" w:hAnsi="Calibri" w:cs="Simplified Arabic" w:hint="cs"/>
          <w:rtl/>
        </w:rPr>
        <w:t xml:space="preserve"> مع ازدياد أعداد مستخدمي الإنترنت في العالم واعتمادهم على محركات البحث كمصدر رئيس للحصول على المعلومات (1). </w:t>
      </w:r>
      <w:r w:rsidR="00AF4FA8">
        <w:rPr>
          <w:rFonts w:ascii="Calibri" w:eastAsia="Calibri" w:hAnsi="Calibri" w:cs="Simplified Arabic" w:hint="cs"/>
          <w:rtl/>
        </w:rPr>
        <w:t xml:space="preserve"> </w:t>
      </w:r>
      <w:r w:rsidR="00744A77">
        <w:rPr>
          <w:rFonts w:ascii="Calibri" w:eastAsia="Calibri" w:hAnsi="Calibri" w:cs="Simplified Arabic" w:hint="cs"/>
          <w:rtl/>
        </w:rPr>
        <w:t xml:space="preserve"> </w:t>
      </w:r>
      <w:r w:rsidR="0050228E">
        <w:rPr>
          <w:rFonts w:ascii="Calibri" w:eastAsia="Calibri" w:hAnsi="Calibri" w:cs="Simplified Arabic" w:hint="cs"/>
          <w:rtl/>
        </w:rPr>
        <w:t xml:space="preserve">  </w:t>
      </w:r>
      <w:r w:rsidR="0095782C">
        <w:rPr>
          <w:rFonts w:ascii="Calibri" w:eastAsia="Calibri" w:hAnsi="Calibri" w:cs="Simplified Arabic" w:hint="cs"/>
          <w:rtl/>
        </w:rPr>
        <w:t xml:space="preserve"> </w:t>
      </w:r>
    </w:p>
    <w:p w:rsidR="00B14822" w:rsidRDefault="00F8092D" w:rsidP="002C36BF">
      <w:pPr>
        <w:bidi/>
        <w:jc w:val="both"/>
        <w:rPr>
          <w:rFonts w:ascii="Calibri" w:eastAsia="Calibri" w:hAnsi="Calibri" w:cs="Simplified Arabic"/>
          <w:rtl/>
        </w:rPr>
      </w:pPr>
      <w:r>
        <w:rPr>
          <w:rFonts w:ascii="Calibri" w:eastAsia="Calibri" w:hAnsi="Calibri" w:cs="Simplified Arabic" w:hint="cs"/>
          <w:rtl/>
        </w:rPr>
        <w:t>ويعد استرجاع المعلومات النصية أحد تطبيقات معالجة اللغات الطبيعية</w:t>
      </w:r>
      <w:r w:rsidR="00F82A30">
        <w:rPr>
          <w:rFonts w:ascii="Calibri" w:eastAsia="Calibri" w:hAnsi="Calibri" w:cs="Simplified Arabic" w:hint="cs"/>
          <w:rtl/>
        </w:rPr>
        <w:t xml:space="preserve"> (</w:t>
      </w:r>
      <w:r w:rsidR="00F82A30" w:rsidRPr="00C87B2C">
        <w:rPr>
          <w:rFonts w:asciiTheme="majorBidi" w:eastAsia="Calibri" w:hAnsiTheme="majorBidi" w:cstheme="majorBidi"/>
        </w:rPr>
        <w:t>Natural Language Processing</w:t>
      </w:r>
      <w:r w:rsidR="00F82A30">
        <w:rPr>
          <w:rFonts w:ascii="Calibri" w:eastAsia="Calibri" w:hAnsi="Calibri" w:cs="Simplified Arabic" w:hint="cs"/>
          <w:rtl/>
        </w:rPr>
        <w:t>)</w:t>
      </w:r>
      <w:r>
        <w:rPr>
          <w:rFonts w:ascii="Calibri" w:eastAsia="Calibri" w:hAnsi="Calibri" w:cs="Simplified Arabic" w:hint="cs"/>
          <w:rtl/>
        </w:rPr>
        <w:t xml:space="preserve"> والذي يعنى باسترجاع الوثائق التي تحوي المعلومات التي يحتاجها المستخدم من قواعد بيانات تحتوي أعداد</w:t>
      </w:r>
      <w:ins w:id="0" w:author="محمد مصطفى" w:date="2010-08-16T00:03:00Z">
        <w:r w:rsidR="002C36BF">
          <w:rPr>
            <w:rFonts w:ascii="Calibri" w:eastAsia="Calibri" w:hAnsi="Calibri" w:cs="Simplified Arabic" w:hint="cs"/>
            <w:rtl/>
          </w:rPr>
          <w:t>ا</w:t>
        </w:r>
      </w:ins>
      <w:r>
        <w:rPr>
          <w:rFonts w:ascii="Calibri" w:eastAsia="Calibri" w:hAnsi="Calibri" w:cs="Simplified Arabic" w:hint="cs"/>
          <w:rtl/>
        </w:rPr>
        <w:t xml:space="preserve"> ضخمة من الوثائق المختلفة. </w:t>
      </w:r>
      <w:r w:rsidR="00D51A7D">
        <w:rPr>
          <w:rFonts w:ascii="Calibri" w:eastAsia="Calibri" w:hAnsi="Calibri" w:cs="Simplified Arabic" w:hint="cs"/>
          <w:rtl/>
        </w:rPr>
        <w:t xml:space="preserve">ويتكون </w:t>
      </w:r>
      <w:r w:rsidR="002C36BF">
        <w:rPr>
          <w:rFonts w:ascii="Calibri" w:eastAsia="Calibri" w:hAnsi="Calibri" w:cs="Simplified Arabic" w:hint="cs"/>
          <w:rtl/>
        </w:rPr>
        <w:t xml:space="preserve">أي </w:t>
      </w:r>
      <w:r w:rsidR="00D51A7D">
        <w:rPr>
          <w:rFonts w:ascii="Calibri" w:eastAsia="Calibri" w:hAnsi="Calibri" w:cs="Simplified Arabic" w:hint="cs"/>
          <w:rtl/>
        </w:rPr>
        <w:t xml:space="preserve">نظام استرجاع معلومات تقليدي من ثلاث </w:t>
      </w:r>
      <w:r w:rsidR="00F10FE9">
        <w:rPr>
          <w:rFonts w:ascii="Calibri" w:eastAsia="Calibri" w:hAnsi="Calibri" w:cs="Simplified Arabic" w:hint="cs"/>
          <w:rtl/>
        </w:rPr>
        <w:t>مراحل</w:t>
      </w:r>
      <w:r w:rsidR="00D51A7D">
        <w:rPr>
          <w:rFonts w:ascii="Calibri" w:eastAsia="Calibri" w:hAnsi="Calibri" w:cs="Simplified Arabic" w:hint="cs"/>
          <w:rtl/>
        </w:rPr>
        <w:t xml:space="preserve"> أساسية، وهي:</w:t>
      </w:r>
      <w:r w:rsidR="00F10FE9">
        <w:rPr>
          <w:rFonts w:ascii="Calibri" w:eastAsia="Calibri" w:hAnsi="Calibri" w:cs="Simplified Arabic" w:hint="cs"/>
          <w:rtl/>
        </w:rPr>
        <w:t xml:space="preserve"> الفهرسة</w:t>
      </w:r>
      <w:r w:rsidR="00F82A30">
        <w:rPr>
          <w:rFonts w:ascii="Calibri" w:eastAsia="Calibri" w:hAnsi="Calibri" w:cs="Simplified Arabic" w:hint="cs"/>
          <w:rtl/>
        </w:rPr>
        <w:t xml:space="preserve"> (</w:t>
      </w:r>
      <w:r w:rsidR="00F82A30" w:rsidRPr="007233FF">
        <w:rPr>
          <w:rFonts w:asciiTheme="majorBidi" w:eastAsia="Calibri" w:hAnsiTheme="majorBidi" w:cstheme="majorBidi"/>
        </w:rPr>
        <w:t>Indexing</w:t>
      </w:r>
      <w:r w:rsidR="00F82A30">
        <w:rPr>
          <w:rFonts w:ascii="Calibri" w:eastAsia="Calibri" w:hAnsi="Calibri" w:cs="Simplified Arabic" w:hint="cs"/>
          <w:rtl/>
        </w:rPr>
        <w:t>)</w:t>
      </w:r>
      <w:r w:rsidR="00D51A7D">
        <w:rPr>
          <w:rFonts w:ascii="Calibri" w:eastAsia="Calibri" w:hAnsi="Calibri" w:cs="Simplified Arabic" w:hint="cs"/>
          <w:rtl/>
        </w:rPr>
        <w:t xml:space="preserve"> </w:t>
      </w:r>
      <w:r w:rsidR="00F10FE9">
        <w:rPr>
          <w:rFonts w:ascii="Calibri" w:eastAsia="Calibri" w:hAnsi="Calibri" w:cs="Simplified Arabic" w:hint="cs"/>
          <w:rtl/>
        </w:rPr>
        <w:t>و</w:t>
      </w:r>
      <w:r w:rsidR="00D51A7D">
        <w:rPr>
          <w:rFonts w:ascii="Calibri" w:eastAsia="Calibri" w:hAnsi="Calibri" w:cs="Simplified Arabic" w:hint="cs"/>
          <w:rtl/>
        </w:rPr>
        <w:t>إعادة تكوين الاستعلام</w:t>
      </w:r>
      <w:r w:rsidR="00F82A30">
        <w:rPr>
          <w:rFonts w:ascii="Calibri" w:eastAsia="Calibri" w:hAnsi="Calibri" w:cs="Simplified Arabic" w:hint="cs"/>
          <w:rtl/>
        </w:rPr>
        <w:t xml:space="preserve"> (</w:t>
      </w:r>
      <w:r w:rsidR="00F82A30" w:rsidRPr="007233FF">
        <w:rPr>
          <w:rFonts w:asciiTheme="majorBidi" w:eastAsia="Calibri" w:hAnsiTheme="majorBidi" w:cstheme="majorBidi"/>
        </w:rPr>
        <w:t>Query Reformulation</w:t>
      </w:r>
      <w:r w:rsidR="00F82A30">
        <w:rPr>
          <w:rFonts w:ascii="Calibri" w:eastAsia="Calibri" w:hAnsi="Calibri" w:cs="Simplified Arabic" w:hint="cs"/>
          <w:rtl/>
        </w:rPr>
        <w:t>)</w:t>
      </w:r>
      <w:r w:rsidR="00F10FE9">
        <w:rPr>
          <w:rFonts w:ascii="Calibri" w:eastAsia="Calibri" w:hAnsi="Calibri" w:cs="Simplified Arabic" w:hint="cs"/>
          <w:rtl/>
        </w:rPr>
        <w:t xml:space="preserve"> والمطابقة</w:t>
      </w:r>
      <w:r w:rsidR="00F82A30">
        <w:rPr>
          <w:rFonts w:ascii="Calibri" w:eastAsia="Calibri" w:hAnsi="Calibri" w:cs="Simplified Arabic" w:hint="cs"/>
          <w:rtl/>
        </w:rPr>
        <w:t xml:space="preserve"> (</w:t>
      </w:r>
      <w:r w:rsidR="00F82A30" w:rsidRPr="007233FF">
        <w:rPr>
          <w:rFonts w:asciiTheme="majorBidi" w:eastAsia="Calibri" w:hAnsiTheme="majorBidi" w:cstheme="majorBidi"/>
        </w:rPr>
        <w:t>Matching</w:t>
      </w:r>
      <w:r w:rsidR="00F82A30">
        <w:rPr>
          <w:rFonts w:ascii="Calibri" w:eastAsia="Calibri" w:hAnsi="Calibri" w:cs="Simplified Arabic" w:hint="cs"/>
          <w:rtl/>
        </w:rPr>
        <w:t>)</w:t>
      </w:r>
      <w:r w:rsidR="00F10FE9">
        <w:rPr>
          <w:rFonts w:ascii="Calibri" w:eastAsia="Calibri" w:hAnsi="Calibri" w:cs="Simplified Arabic" w:hint="cs"/>
          <w:rtl/>
        </w:rPr>
        <w:t>. ففي مرحلة الفهرسة</w:t>
      </w:r>
      <w:r w:rsidR="00D51A7D">
        <w:rPr>
          <w:rFonts w:ascii="Calibri" w:eastAsia="Calibri" w:hAnsi="Calibri" w:cs="Simplified Arabic" w:hint="cs"/>
          <w:rtl/>
        </w:rPr>
        <w:t xml:space="preserve"> </w:t>
      </w:r>
      <w:r w:rsidR="00F10FE9">
        <w:rPr>
          <w:rFonts w:ascii="Calibri" w:eastAsia="Calibri" w:hAnsi="Calibri" w:cs="Simplified Arabic" w:hint="cs"/>
          <w:rtl/>
        </w:rPr>
        <w:t>ت</w:t>
      </w:r>
      <w:r w:rsidR="00D51A7D">
        <w:rPr>
          <w:rFonts w:ascii="Calibri" w:eastAsia="Calibri" w:hAnsi="Calibri" w:cs="Simplified Arabic" w:hint="cs"/>
          <w:rtl/>
        </w:rPr>
        <w:t>تم فهرسة جميع الوثائق الموجودة في قاعدة</w:t>
      </w:r>
      <w:r w:rsidR="00F10FE9">
        <w:rPr>
          <w:rFonts w:ascii="Calibri" w:eastAsia="Calibri" w:hAnsi="Calibri" w:cs="Simplified Arabic" w:hint="cs"/>
          <w:rtl/>
        </w:rPr>
        <w:t xml:space="preserve"> البيانات باستخدام الكلمات أو العبارات التي تمثل كل وثيقة أفضل تمثيل وتكون ذات دلالة فعلية عليها</w:t>
      </w:r>
      <w:r w:rsidR="004E4DF0">
        <w:rPr>
          <w:rFonts w:ascii="Calibri" w:eastAsia="Calibri" w:hAnsi="Calibri" w:cs="Simplified Arabic" w:hint="cs"/>
          <w:rtl/>
        </w:rPr>
        <w:t xml:space="preserve"> بما يتوافق مع نموذج استرجاع المعلومات المستخدم</w:t>
      </w:r>
      <w:r w:rsidR="00F10FE9">
        <w:rPr>
          <w:rFonts w:ascii="Calibri" w:eastAsia="Calibri" w:hAnsi="Calibri" w:cs="Simplified Arabic" w:hint="cs"/>
          <w:rtl/>
        </w:rPr>
        <w:t xml:space="preserve">. أما في مرحلة إعادة تكوين الاستعلام، فإن الاستعلام الذي يكتبه المستخدم، لغرض الحصول على المعلومة المطلوبة، تتم إعادة صياغته </w:t>
      </w:r>
      <w:r w:rsidR="004E4DF0">
        <w:rPr>
          <w:rFonts w:ascii="Calibri" w:eastAsia="Calibri" w:hAnsi="Calibri" w:cs="Simplified Arabic" w:hint="cs"/>
          <w:rtl/>
        </w:rPr>
        <w:t>ليتوافق مع نموذج</w:t>
      </w:r>
      <w:r w:rsidR="00B14822">
        <w:rPr>
          <w:rFonts w:ascii="Calibri" w:eastAsia="Calibri" w:hAnsi="Calibri" w:cs="Simplified Arabic" w:hint="cs"/>
          <w:rtl/>
        </w:rPr>
        <w:t xml:space="preserve"> استرجاع المعلومات المتبع وليتم إضافة كلمات دلالية أخرى أو تعديل أوزان الكلمات الموجودة للحصول على دقة أكبر في البحث. وأخيراً، في مرحلة المطابقة تتم مطابقة الاستعلام الذي أدخله المستخدم بالفهرس الموجود واسترجاع الوثائق الأكثر مطابقة وترتيبها تنازلياً وفقاً </w:t>
      </w:r>
      <w:r w:rsidR="00B14822">
        <w:rPr>
          <w:rFonts w:ascii="Calibri" w:eastAsia="Calibri" w:hAnsi="Calibri" w:cs="Simplified Arabic" w:hint="cs"/>
          <w:rtl/>
        </w:rPr>
        <w:lastRenderedPageBreak/>
        <w:t>لذلك (1)(5)(6)(7).</w:t>
      </w:r>
      <w:r w:rsidR="00864F6A">
        <w:rPr>
          <w:rFonts w:ascii="Calibri" w:eastAsia="Calibri" w:hAnsi="Calibri" w:cs="Simplified Arabic" w:hint="cs"/>
          <w:rtl/>
        </w:rPr>
        <w:t xml:space="preserve"> وبالنسبة لنماذج استرجاع المعلومات فإنه</w:t>
      </w:r>
      <w:r w:rsidR="004326D0">
        <w:rPr>
          <w:rFonts w:ascii="Calibri" w:eastAsia="Calibri" w:hAnsi="Calibri" w:cs="Simplified Arabic" w:hint="cs"/>
          <w:rtl/>
        </w:rPr>
        <w:t>ا تحدد كيفية تمثيل الوثائق في الفهرس وبالتالي تتحكم في كيفية تمثيل الاستلام، و</w:t>
      </w:r>
      <w:r w:rsidR="00864F6A">
        <w:rPr>
          <w:rFonts w:ascii="Calibri" w:eastAsia="Calibri" w:hAnsi="Calibri" w:cs="Simplified Arabic" w:hint="cs"/>
          <w:rtl/>
        </w:rPr>
        <w:t xml:space="preserve">يوجد العديد منها ولكن أشهرها هي: </w:t>
      </w:r>
      <w:r w:rsidR="004326D0">
        <w:rPr>
          <w:rFonts w:ascii="Calibri" w:eastAsia="Calibri" w:hAnsi="Calibri" w:cs="Simplified Arabic" w:hint="cs"/>
          <w:rtl/>
        </w:rPr>
        <w:t>ال</w:t>
      </w:r>
      <w:r w:rsidR="00864F6A">
        <w:rPr>
          <w:rFonts w:ascii="Calibri" w:eastAsia="Calibri" w:hAnsi="Calibri" w:cs="Simplified Arabic" w:hint="cs"/>
          <w:rtl/>
        </w:rPr>
        <w:t xml:space="preserve">نموذج </w:t>
      </w:r>
      <w:r w:rsidR="00F82A30">
        <w:rPr>
          <w:rFonts w:ascii="Calibri" w:eastAsia="Calibri" w:hAnsi="Calibri" w:cs="Simplified Arabic" w:hint="cs"/>
          <w:rtl/>
        </w:rPr>
        <w:t>البولي</w:t>
      </w:r>
      <w:r w:rsidR="004326D0">
        <w:rPr>
          <w:rFonts w:ascii="Calibri" w:eastAsia="Calibri" w:hAnsi="Calibri" w:cs="Simplified Arabic" w:hint="cs"/>
          <w:rtl/>
        </w:rPr>
        <w:t xml:space="preserve"> (</w:t>
      </w:r>
      <w:r w:rsidR="004326D0" w:rsidRPr="00C87B2C">
        <w:rPr>
          <w:rFonts w:asciiTheme="majorBidi" w:eastAsia="Calibri" w:hAnsiTheme="majorBidi" w:cstheme="majorBidi"/>
        </w:rPr>
        <w:t>Boolean Model</w:t>
      </w:r>
      <w:r w:rsidR="004326D0">
        <w:rPr>
          <w:rFonts w:ascii="Calibri" w:eastAsia="Calibri" w:hAnsi="Calibri" w:cs="Simplified Arabic" w:hint="cs"/>
          <w:rtl/>
        </w:rPr>
        <w:t xml:space="preserve">)، </w:t>
      </w:r>
      <w:r w:rsidR="002C36BF">
        <w:rPr>
          <w:rFonts w:ascii="Calibri" w:eastAsia="Calibri" w:hAnsi="Calibri" w:cs="Simplified Arabic" w:hint="cs"/>
          <w:rtl/>
        </w:rPr>
        <w:t>و</w:t>
      </w:r>
      <w:r w:rsidR="004326D0">
        <w:rPr>
          <w:rFonts w:ascii="Calibri" w:eastAsia="Calibri" w:hAnsi="Calibri" w:cs="Simplified Arabic" w:hint="cs"/>
          <w:rtl/>
        </w:rPr>
        <w:t xml:space="preserve">النموذج </w:t>
      </w:r>
      <w:r w:rsidR="00864F6A">
        <w:rPr>
          <w:rFonts w:ascii="Calibri" w:eastAsia="Calibri" w:hAnsi="Calibri" w:cs="Simplified Arabic" w:hint="cs"/>
          <w:rtl/>
        </w:rPr>
        <w:t>الضبابي (</w:t>
      </w:r>
      <w:r w:rsidR="004326D0" w:rsidRPr="00C87B2C">
        <w:rPr>
          <w:rFonts w:asciiTheme="majorBidi" w:eastAsia="Calibri" w:hAnsiTheme="majorBidi" w:cstheme="majorBidi"/>
        </w:rPr>
        <w:t>Fuzzy Model</w:t>
      </w:r>
      <w:r w:rsidR="004326D0">
        <w:rPr>
          <w:rFonts w:ascii="Calibri" w:eastAsia="Calibri" w:hAnsi="Calibri" w:cs="Simplified Arabic" w:hint="cs"/>
          <w:rtl/>
        </w:rPr>
        <w:t>) و</w:t>
      </w:r>
      <w:r w:rsidR="00864F6A">
        <w:rPr>
          <w:rFonts w:ascii="Calibri" w:eastAsia="Calibri" w:hAnsi="Calibri" w:cs="Simplified Arabic" w:hint="cs"/>
          <w:rtl/>
        </w:rPr>
        <w:t>نموذج</w:t>
      </w:r>
      <w:r w:rsidR="004326D0">
        <w:rPr>
          <w:rFonts w:ascii="Calibri" w:eastAsia="Calibri" w:hAnsi="Calibri" w:cs="Simplified Arabic" w:hint="cs"/>
          <w:rtl/>
        </w:rPr>
        <w:t xml:space="preserve"> فضاء المتجهات (</w:t>
      </w:r>
      <w:r w:rsidR="004326D0" w:rsidRPr="00C87B2C">
        <w:rPr>
          <w:rFonts w:asciiTheme="majorBidi" w:eastAsia="Calibri" w:hAnsiTheme="majorBidi" w:cstheme="majorBidi"/>
        </w:rPr>
        <w:t>Vector Space Model</w:t>
      </w:r>
      <w:r w:rsidR="004326D0">
        <w:rPr>
          <w:rFonts w:ascii="Calibri" w:eastAsia="Calibri" w:hAnsi="Calibri" w:cs="Simplified Arabic" w:hint="cs"/>
          <w:rtl/>
        </w:rPr>
        <w:t xml:space="preserve">) (5)(6)(7). </w:t>
      </w:r>
    </w:p>
    <w:p w:rsidR="00864F6A" w:rsidRPr="00A41EC6" w:rsidRDefault="004326D0" w:rsidP="007233FF">
      <w:pPr>
        <w:bidi/>
        <w:jc w:val="both"/>
        <w:rPr>
          <w:rFonts w:ascii="Calibri" w:eastAsia="Calibri" w:hAnsi="Calibri" w:cs="Simplified Arabic"/>
        </w:rPr>
      </w:pPr>
      <w:r>
        <w:rPr>
          <w:rFonts w:ascii="Calibri" w:eastAsia="Calibri" w:hAnsi="Calibri" w:cs="Simplified Arabic" w:hint="cs"/>
          <w:rtl/>
        </w:rPr>
        <w:t>و</w:t>
      </w:r>
      <w:r w:rsidR="00F82A30">
        <w:rPr>
          <w:rFonts w:ascii="Calibri" w:eastAsia="Calibri" w:hAnsi="Calibri" w:cs="Simplified Arabic" w:hint="cs"/>
          <w:rtl/>
        </w:rPr>
        <w:t>نظراً للنمو المتزايد للمحتوى العربي</w:t>
      </w:r>
      <w:r w:rsidR="009D1747">
        <w:rPr>
          <w:rFonts w:ascii="Calibri" w:eastAsia="Calibri" w:hAnsi="Calibri" w:cs="Simplified Arabic" w:hint="cs"/>
          <w:rtl/>
        </w:rPr>
        <w:t xml:space="preserve"> الرقمي سواءً</w:t>
      </w:r>
      <w:r w:rsidR="00F82A30">
        <w:rPr>
          <w:rFonts w:ascii="Calibri" w:eastAsia="Calibri" w:hAnsi="Calibri" w:cs="Simplified Arabic" w:hint="cs"/>
          <w:rtl/>
        </w:rPr>
        <w:t xml:space="preserve"> على الإنترنت</w:t>
      </w:r>
      <w:r w:rsidR="009D1747">
        <w:rPr>
          <w:rFonts w:ascii="Calibri" w:eastAsia="Calibri" w:hAnsi="Calibri" w:cs="Simplified Arabic" w:hint="cs"/>
          <w:rtl/>
        </w:rPr>
        <w:t xml:space="preserve"> أو الوسائط الإلكترونية الأخرى،</w:t>
      </w:r>
      <w:r w:rsidR="00F82A30">
        <w:rPr>
          <w:rFonts w:ascii="Calibri" w:eastAsia="Calibri" w:hAnsi="Calibri" w:cs="Simplified Arabic" w:hint="cs"/>
          <w:rtl/>
        </w:rPr>
        <w:t xml:space="preserve"> فإن الحاجة أصبحت أشد إلحاحاً لإيجاد </w:t>
      </w:r>
      <w:r w:rsidR="009D1747">
        <w:rPr>
          <w:rFonts w:ascii="Calibri" w:eastAsia="Calibri" w:hAnsi="Calibri" w:cs="Simplified Arabic" w:hint="cs"/>
          <w:rtl/>
        </w:rPr>
        <w:t>أنظمة استرجاع معلومات و</w:t>
      </w:r>
      <w:r w:rsidR="00F82A30">
        <w:rPr>
          <w:rFonts w:ascii="Calibri" w:eastAsia="Calibri" w:hAnsi="Calibri" w:cs="Simplified Arabic" w:hint="cs"/>
          <w:rtl/>
        </w:rPr>
        <w:t>محركات بحث</w:t>
      </w:r>
      <w:r w:rsidR="009D1747">
        <w:rPr>
          <w:rFonts w:ascii="Calibri" w:eastAsia="Calibri" w:hAnsi="Calibri" w:cs="Simplified Arabic" w:hint="cs"/>
          <w:rtl/>
        </w:rPr>
        <w:t xml:space="preserve"> تعتني بالخصائص الفريدة للغة العربية وتحسن التعامل معها. فالعربية هي لغة الوحيين القرآن والسنة وتعد أكثر اللغات السامية الحية من حيث عدد المتكلمين بها (</w:t>
      </w:r>
      <w:r w:rsidR="004F59B7">
        <w:rPr>
          <w:rFonts w:ascii="Calibri" w:eastAsia="Calibri" w:hAnsi="Calibri" w:cs="Simplified Arabic" w:hint="cs"/>
          <w:rtl/>
        </w:rPr>
        <w:t>35</w:t>
      </w:r>
      <w:r w:rsidR="009D1747">
        <w:rPr>
          <w:rFonts w:ascii="Calibri" w:eastAsia="Calibri" w:hAnsi="Calibri" w:cs="Simplified Arabic" w:hint="cs"/>
          <w:rtl/>
        </w:rPr>
        <w:t>)</w:t>
      </w:r>
      <w:r w:rsidR="00CF1F00">
        <w:rPr>
          <w:rFonts w:ascii="Calibri" w:eastAsia="Calibri" w:hAnsi="Calibri" w:cs="Simplified Arabic" w:hint="cs"/>
          <w:rtl/>
        </w:rPr>
        <w:t>.</w:t>
      </w:r>
      <w:r w:rsidR="00F82A30">
        <w:rPr>
          <w:rFonts w:ascii="Calibri" w:eastAsia="Calibri" w:hAnsi="Calibri" w:cs="Simplified Arabic" w:hint="cs"/>
          <w:rtl/>
        </w:rPr>
        <w:t xml:space="preserve"> </w:t>
      </w:r>
      <w:r w:rsidR="009D1747">
        <w:rPr>
          <w:rFonts w:ascii="Calibri" w:eastAsia="Calibri" w:hAnsi="Calibri" w:cs="Simplified Arabic" w:hint="cs"/>
          <w:rtl/>
        </w:rPr>
        <w:t>وتتميز</w:t>
      </w:r>
      <w:r w:rsidR="00CF1F00">
        <w:rPr>
          <w:rFonts w:ascii="Calibri" w:eastAsia="Calibri" w:hAnsi="Calibri" w:cs="Simplified Arabic" w:hint="cs"/>
          <w:rtl/>
        </w:rPr>
        <w:t xml:space="preserve"> العربية</w:t>
      </w:r>
      <w:r w:rsidR="009D1747">
        <w:rPr>
          <w:rFonts w:ascii="Calibri" w:eastAsia="Calibri" w:hAnsi="Calibri" w:cs="Simplified Arabic" w:hint="cs"/>
          <w:rtl/>
        </w:rPr>
        <w:t xml:space="preserve"> عن بقية اللغات</w:t>
      </w:r>
      <w:r w:rsidR="00940A75">
        <w:rPr>
          <w:rFonts w:ascii="Calibri" w:eastAsia="Calibri" w:hAnsi="Calibri" w:cs="Simplified Arabic" w:hint="cs"/>
          <w:rtl/>
        </w:rPr>
        <w:t xml:space="preserve"> الجرمانية</w:t>
      </w:r>
      <w:r w:rsidR="008575C5">
        <w:rPr>
          <w:rFonts w:ascii="Calibri" w:eastAsia="Calibri" w:hAnsi="Calibri" w:cs="Simplified Arabic" w:hint="cs"/>
          <w:rtl/>
        </w:rPr>
        <w:t xml:space="preserve"> </w:t>
      </w:r>
      <w:r w:rsidR="00940A75">
        <w:rPr>
          <w:rFonts w:ascii="Calibri" w:eastAsia="Calibri" w:hAnsi="Calibri" w:cs="Simplified Arabic" w:hint="cs"/>
          <w:rtl/>
        </w:rPr>
        <w:t>ب</w:t>
      </w:r>
      <w:r w:rsidR="008575C5">
        <w:rPr>
          <w:rFonts w:ascii="Calibri" w:eastAsia="Calibri" w:hAnsi="Calibri" w:cs="Simplified Arabic" w:hint="cs"/>
          <w:rtl/>
        </w:rPr>
        <w:t>أنها تكتب وتقرأ من اليمين إلى اليسار، كما أن حروفها تكتب بأشكال مختلفة تبعا</w:t>
      </w:r>
      <w:r w:rsidR="00A41EC6">
        <w:rPr>
          <w:rFonts w:ascii="Calibri" w:eastAsia="Calibri" w:hAnsi="Calibri" w:cs="Simplified Arabic" w:hint="cs"/>
          <w:rtl/>
        </w:rPr>
        <w:t>ً</w:t>
      </w:r>
      <w:r w:rsidR="008575C5">
        <w:rPr>
          <w:rFonts w:ascii="Calibri" w:eastAsia="Calibri" w:hAnsi="Calibri" w:cs="Simplified Arabic" w:hint="cs"/>
          <w:rtl/>
        </w:rPr>
        <w:t xml:space="preserve"> لموقعها والحروف المجاورة لها</w:t>
      </w:r>
      <w:r w:rsidR="00A41EC6">
        <w:rPr>
          <w:rFonts w:ascii="Calibri" w:eastAsia="Calibri" w:hAnsi="Calibri" w:cs="Simplified Arabic" w:hint="cs"/>
          <w:rtl/>
        </w:rPr>
        <w:t>،</w:t>
      </w:r>
      <w:r w:rsidR="00CF1F00">
        <w:rPr>
          <w:rFonts w:ascii="Calibri" w:eastAsia="Calibri" w:hAnsi="Calibri" w:cs="Simplified Arabic" w:hint="cs"/>
          <w:rtl/>
        </w:rPr>
        <w:t xml:space="preserve"> وت</w:t>
      </w:r>
      <w:r w:rsidR="00A41EC6">
        <w:rPr>
          <w:rFonts w:ascii="Calibri" w:eastAsia="Calibri" w:hAnsi="Calibri" w:cs="Simplified Arabic" w:hint="cs"/>
          <w:rtl/>
        </w:rPr>
        <w:t xml:space="preserve">ختلف طريقة نطق الحرف وبالتالي معنى الكلمة وموقعها الإعرابي بناءً على حركة التشكيل الموجودة </w:t>
      </w:r>
      <w:r w:rsidR="002C36BF">
        <w:rPr>
          <w:rFonts w:ascii="Calibri" w:eastAsia="Calibri" w:hAnsi="Calibri" w:cs="Simplified Arabic" w:hint="cs"/>
          <w:rtl/>
        </w:rPr>
        <w:t xml:space="preserve">عليه </w:t>
      </w:r>
      <w:r w:rsidR="008575C5">
        <w:rPr>
          <w:rFonts w:ascii="Calibri" w:eastAsia="Calibri" w:hAnsi="Calibri" w:cs="Simplified Arabic" w:hint="cs"/>
          <w:rtl/>
        </w:rPr>
        <w:t>(32)</w:t>
      </w:r>
      <w:r w:rsidR="00CF1F00">
        <w:rPr>
          <w:rFonts w:ascii="Calibri" w:eastAsia="Calibri" w:hAnsi="Calibri" w:cs="Simplified Arabic" w:hint="cs"/>
          <w:rtl/>
        </w:rPr>
        <w:t>، بالإضافة</w:t>
      </w:r>
      <w:r w:rsidR="00A41EC6">
        <w:rPr>
          <w:rFonts w:ascii="Calibri" w:eastAsia="Calibri" w:hAnsi="Calibri" w:cs="Simplified Arabic" w:hint="cs"/>
          <w:rtl/>
        </w:rPr>
        <w:t xml:space="preserve"> إلى أن العربية</w:t>
      </w:r>
      <w:r w:rsidR="00CF1F00">
        <w:rPr>
          <w:rFonts w:ascii="Calibri" w:eastAsia="Calibri" w:hAnsi="Calibri" w:cs="Simplified Arabic" w:hint="cs"/>
          <w:rtl/>
        </w:rPr>
        <w:t xml:space="preserve"> لغة اشتقاقية وليست إلصاقية،</w:t>
      </w:r>
      <w:r w:rsidR="00940A75">
        <w:rPr>
          <w:rFonts w:ascii="Calibri" w:eastAsia="Calibri" w:hAnsi="Calibri" w:cs="Simplified Arabic" w:hint="cs"/>
          <w:rtl/>
        </w:rPr>
        <w:t xml:space="preserve"> </w:t>
      </w:r>
      <w:r w:rsidR="00CF1F00">
        <w:rPr>
          <w:rFonts w:ascii="Calibri" w:eastAsia="Calibri" w:hAnsi="Calibri" w:cs="Simplified Arabic" w:hint="cs"/>
          <w:rtl/>
        </w:rPr>
        <w:t xml:space="preserve">حيث </w:t>
      </w:r>
      <w:r w:rsidR="00A41EC6">
        <w:rPr>
          <w:rFonts w:ascii="Calibri" w:eastAsia="Calibri" w:hAnsi="Calibri" w:cs="Simplified Arabic" w:hint="cs"/>
          <w:rtl/>
        </w:rPr>
        <w:t xml:space="preserve">يعد </w:t>
      </w:r>
      <w:r w:rsidR="00CF1F00">
        <w:rPr>
          <w:rFonts w:ascii="Calibri" w:eastAsia="Calibri" w:hAnsi="Calibri" w:cs="Simplified Arabic" w:hint="cs"/>
          <w:rtl/>
        </w:rPr>
        <w:t>نظام</w:t>
      </w:r>
      <w:r w:rsidR="00A41EC6">
        <w:rPr>
          <w:rFonts w:ascii="Calibri" w:eastAsia="Calibri" w:hAnsi="Calibri" w:cs="Simplified Arabic" w:hint="cs"/>
          <w:rtl/>
        </w:rPr>
        <w:t>ها</w:t>
      </w:r>
      <w:r w:rsidR="00CF1F00">
        <w:rPr>
          <w:rFonts w:ascii="Calibri" w:eastAsia="Calibri" w:hAnsi="Calibri" w:cs="Simplified Arabic" w:hint="cs"/>
          <w:rtl/>
        </w:rPr>
        <w:t xml:space="preserve"> الصرفي من أكثر النظم الصرفية تقدماً، فهو مبني</w:t>
      </w:r>
      <w:r w:rsidR="007233FF">
        <w:rPr>
          <w:rFonts w:ascii="Calibri" w:eastAsia="Calibri" w:hAnsi="Calibri" w:cs="Simplified Arabic" w:hint="cs"/>
          <w:rtl/>
        </w:rPr>
        <w:t xml:space="preserve"> على</w:t>
      </w:r>
      <w:r w:rsidR="00CF1F00">
        <w:rPr>
          <w:rFonts w:ascii="Calibri" w:eastAsia="Calibri" w:hAnsi="Calibri" w:cs="Simplified Arabic" w:hint="cs"/>
          <w:rtl/>
        </w:rPr>
        <w:t xml:space="preserve"> </w:t>
      </w:r>
      <w:r w:rsidR="007233FF">
        <w:rPr>
          <w:rFonts w:ascii="Calibri" w:eastAsia="Calibri" w:hAnsi="Calibri" w:cs="Simplified Arabic" w:hint="cs"/>
          <w:rtl/>
        </w:rPr>
        <w:t>تصريف</w:t>
      </w:r>
      <w:r w:rsidR="007233FF">
        <w:rPr>
          <w:rFonts w:ascii="Calibri" w:eastAsia="Calibri" w:hAnsi="Calibri" w:cs="Simplified Arabic" w:hint="cs"/>
          <w:rtl/>
        </w:rPr>
        <w:t xml:space="preserve"> </w:t>
      </w:r>
      <w:r w:rsidR="00CF1F00">
        <w:rPr>
          <w:rFonts w:ascii="Calibri" w:eastAsia="Calibri" w:hAnsi="Calibri" w:cs="Simplified Arabic" w:hint="cs"/>
          <w:rtl/>
        </w:rPr>
        <w:t>الجذور وفقاً لمجموعة محددة من الأوزان للحصول على كلمات ذات دلالات مختلفة من نفس الجذر</w:t>
      </w:r>
      <w:r w:rsidR="00A41EC6">
        <w:rPr>
          <w:rFonts w:ascii="Calibri" w:eastAsia="Calibri" w:hAnsi="Calibri" w:cs="Simplified Arabic" w:hint="cs"/>
          <w:rtl/>
        </w:rPr>
        <w:t>. وكل ما سبق ذكره يمثل تحديات لمكننة التحليل الصرفي والإعرابي والدلالي للغة العربية ومن ثم لاسترجاع النصوص العربية.</w:t>
      </w:r>
      <w:r w:rsidR="00CF1F00">
        <w:rPr>
          <w:rFonts w:ascii="Calibri" w:eastAsia="Calibri" w:hAnsi="Calibri" w:cs="Simplified Arabic" w:hint="cs"/>
          <w:rtl/>
        </w:rPr>
        <w:t xml:space="preserve">   </w:t>
      </w:r>
      <w:r w:rsidR="008575C5">
        <w:rPr>
          <w:rFonts w:ascii="Calibri" w:eastAsia="Calibri" w:hAnsi="Calibri" w:cs="Simplified Arabic" w:hint="cs"/>
          <w:rtl/>
        </w:rPr>
        <w:t xml:space="preserve"> </w:t>
      </w:r>
      <w:r w:rsidR="009D1747">
        <w:rPr>
          <w:rFonts w:ascii="Calibri" w:eastAsia="Calibri" w:hAnsi="Calibri" w:cs="Simplified Arabic" w:hint="cs"/>
          <w:rtl/>
        </w:rPr>
        <w:t xml:space="preserve">  </w:t>
      </w:r>
    </w:p>
    <w:p w:rsidR="00A06E74" w:rsidRDefault="00E64FC5" w:rsidP="002C36BF">
      <w:pPr>
        <w:bidi/>
        <w:spacing w:line="240" w:lineRule="auto"/>
        <w:ind w:firstLine="4"/>
        <w:jc w:val="both"/>
        <w:rPr>
          <w:rFonts w:ascii="Calibri" w:eastAsia="Calibri" w:hAnsi="Calibri" w:cs="Simplified Arabic"/>
          <w:rtl/>
        </w:rPr>
      </w:pPr>
      <w:r w:rsidRPr="004F59B7">
        <w:rPr>
          <w:rFonts w:ascii="Calibri" w:eastAsia="Calibri" w:hAnsi="Calibri" w:cs="Simplified Arabic" w:hint="cs"/>
          <w:rtl/>
        </w:rPr>
        <w:t>في</w:t>
      </w:r>
      <w:r w:rsidR="00C87B2C">
        <w:rPr>
          <w:rFonts w:ascii="Calibri" w:eastAsia="Calibri" w:hAnsi="Calibri" w:cs="Simplified Arabic" w:hint="cs"/>
          <w:rtl/>
        </w:rPr>
        <w:t xml:space="preserve"> </w:t>
      </w:r>
      <w:r w:rsidR="002C36BF">
        <w:rPr>
          <w:rFonts w:ascii="Calibri" w:eastAsia="Calibri" w:hAnsi="Calibri" w:cs="Simplified Arabic" w:hint="cs"/>
          <w:rtl/>
        </w:rPr>
        <w:t xml:space="preserve">هذا </w:t>
      </w:r>
      <w:r w:rsidRPr="004F59B7">
        <w:rPr>
          <w:rFonts w:ascii="Calibri" w:eastAsia="Calibri" w:hAnsi="Calibri" w:cs="Simplified Arabic" w:hint="cs"/>
          <w:rtl/>
        </w:rPr>
        <w:t xml:space="preserve">البحث هذه سنناقش التطور الحاصل لخمسة فروع أساسية من علم استرجاع النصوص العربية وهي: الفهرسة الآلية للوثائق، </w:t>
      </w:r>
      <w:r w:rsidR="002C36BF">
        <w:rPr>
          <w:rFonts w:ascii="Calibri" w:eastAsia="Calibri" w:hAnsi="Calibri" w:cs="Simplified Arabic" w:hint="cs"/>
          <w:rtl/>
        </w:rPr>
        <w:t>و</w:t>
      </w:r>
      <w:r w:rsidRPr="004F59B7">
        <w:rPr>
          <w:rFonts w:ascii="Calibri" w:eastAsia="Calibri" w:hAnsi="Calibri" w:cs="Simplified Arabic" w:hint="cs"/>
          <w:rtl/>
        </w:rPr>
        <w:t>إعادة الصياغة الآلية للاستعلامات،</w:t>
      </w:r>
      <w:r w:rsidR="0086300B" w:rsidRPr="004F59B7">
        <w:rPr>
          <w:rFonts w:ascii="Calibri" w:eastAsia="Calibri" w:hAnsi="Calibri" w:cs="Simplified Arabic" w:hint="cs"/>
          <w:rtl/>
        </w:rPr>
        <w:t xml:space="preserve"> </w:t>
      </w:r>
      <w:r w:rsidR="002C36BF">
        <w:rPr>
          <w:rFonts w:ascii="Calibri" w:eastAsia="Calibri" w:hAnsi="Calibri" w:cs="Simplified Arabic" w:hint="cs"/>
          <w:rtl/>
        </w:rPr>
        <w:t>و</w:t>
      </w:r>
      <w:r w:rsidR="0086300B" w:rsidRPr="004F59B7">
        <w:rPr>
          <w:rFonts w:ascii="Calibri" w:eastAsia="Calibri" w:hAnsi="Calibri" w:cs="Simplified Arabic" w:hint="cs"/>
          <w:rtl/>
        </w:rPr>
        <w:t>تكييف</w:t>
      </w:r>
      <w:r w:rsidRPr="004F59B7">
        <w:rPr>
          <w:rFonts w:ascii="Calibri" w:eastAsia="Calibri" w:hAnsi="Calibri" w:cs="Simplified Arabic" w:hint="cs"/>
          <w:rtl/>
        </w:rPr>
        <w:t xml:space="preserve"> دالة المطابقة، </w:t>
      </w:r>
      <w:r w:rsidR="002C36BF">
        <w:rPr>
          <w:rFonts w:ascii="Calibri" w:eastAsia="Calibri" w:hAnsi="Calibri" w:cs="Simplified Arabic" w:hint="cs"/>
          <w:rtl/>
        </w:rPr>
        <w:t>و</w:t>
      </w:r>
      <w:r w:rsidRPr="004F59B7">
        <w:rPr>
          <w:rFonts w:ascii="Calibri" w:eastAsia="Calibri" w:hAnsi="Calibri" w:cs="Simplified Arabic" w:hint="cs"/>
          <w:rtl/>
        </w:rPr>
        <w:t>التصنيف الآلي للوثائق و</w:t>
      </w:r>
      <w:r w:rsidR="0086300B" w:rsidRPr="004F59B7">
        <w:rPr>
          <w:rFonts w:ascii="Calibri" w:eastAsia="Calibri" w:hAnsi="Calibri" w:cs="Simplified Arabic" w:hint="cs"/>
          <w:rtl/>
        </w:rPr>
        <w:t>أخيراً البحث الآلي عن صفحات الإنترنت. مع التعريج على التحديات التي تواجه تقدمها وكيفية تجاوزها، وأخيراً نختم ببعض التوصيات المستقبلية.</w:t>
      </w:r>
    </w:p>
    <w:p w:rsidR="00615433" w:rsidRPr="00615433" w:rsidRDefault="002C36BF" w:rsidP="00615433">
      <w:pPr>
        <w:bidi/>
        <w:spacing w:line="240" w:lineRule="auto"/>
        <w:ind w:firstLine="4"/>
        <w:jc w:val="both"/>
        <w:rPr>
          <w:rFonts w:ascii="Calibri" w:eastAsia="Calibri" w:hAnsi="Calibri" w:cs="Simplified Arabic"/>
          <w:b/>
          <w:bCs/>
          <w:rtl/>
        </w:rPr>
      </w:pPr>
      <w:r>
        <w:rPr>
          <w:rFonts w:ascii="Calibri" w:eastAsia="Calibri" w:hAnsi="Calibri" w:cs="Simplified Arabic" w:hint="cs"/>
          <w:b/>
          <w:bCs/>
          <w:rtl/>
        </w:rPr>
        <w:t xml:space="preserve">أولا: </w:t>
      </w:r>
      <w:r w:rsidR="00615433" w:rsidRPr="00615433">
        <w:rPr>
          <w:rFonts w:ascii="Calibri" w:eastAsia="Calibri" w:hAnsi="Calibri" w:cs="Simplified Arabic" w:hint="cs"/>
          <w:b/>
          <w:bCs/>
          <w:rtl/>
        </w:rPr>
        <w:t>الفهرسة الآلية للوثائق</w:t>
      </w:r>
    </w:p>
    <w:p w:rsidR="00A07B43" w:rsidRDefault="00615433" w:rsidP="00A07B43">
      <w:pPr>
        <w:bidi/>
        <w:spacing w:line="240" w:lineRule="auto"/>
        <w:ind w:firstLine="4"/>
        <w:jc w:val="both"/>
        <w:rPr>
          <w:rFonts w:ascii="Calibri" w:eastAsia="Calibri" w:hAnsi="Calibri" w:cs="Simplified Arabic"/>
          <w:rtl/>
        </w:rPr>
      </w:pPr>
      <w:r>
        <w:rPr>
          <w:rFonts w:ascii="Calibri" w:eastAsia="Calibri" w:hAnsi="Calibri" w:cs="Simplified Arabic" w:hint="cs"/>
          <w:rtl/>
        </w:rPr>
        <w:t>تعنى فهرسة الوثائق ببناء الفهرس الذي يصف محتوى كل وثيقة في قاعدة بيانات الوثائق على أفضل وجه بغرض تسريع وتسهيل عملية البحث (7). وهذا الفهرس عبارة عن أي نوع من تراكيب البيانات (</w:t>
      </w:r>
      <w:r w:rsidRPr="00C87B2C">
        <w:rPr>
          <w:rFonts w:asciiTheme="majorBidi" w:eastAsia="Calibri" w:hAnsiTheme="majorBidi" w:cstheme="majorBidi"/>
        </w:rPr>
        <w:t>Data Structures</w:t>
      </w:r>
      <w:r>
        <w:rPr>
          <w:rFonts w:ascii="Calibri" w:eastAsia="Calibri" w:hAnsi="Calibri" w:cs="Simplified Arabic" w:hint="cs"/>
          <w:rtl/>
        </w:rPr>
        <w:t xml:space="preserve">) ويستخدم لتخزين الكلمات، الكلمات الأساسية أو الوصف العام لكل وثيقة. ويعمد نظام استرجاع المعلومات إلى مطابقة الاستعلام المقدم من قبل المستخدم بجميع المدخلات الموجودة في الفهرس بغرض الحصول على قائمة بالوثائق الأكثر مطابقةً لذلك الاستعلام. </w:t>
      </w:r>
      <w:r w:rsidR="00A07B43">
        <w:rPr>
          <w:rFonts w:ascii="Calibri" w:eastAsia="Calibri" w:hAnsi="Calibri" w:cs="Simplified Arabic" w:hint="cs"/>
          <w:rtl/>
        </w:rPr>
        <w:t xml:space="preserve">من ناحية أخرى، تعتمد صعوبة فهرسة الوثائق على اللغة التي تعالجها، فقد وجد أن اللغات التي تمتلك أنظمة متقدمة ومعقدة من النحو والصرف، كاللغة العربية، تحتاج إلى خوارزميات فهرسة أكثر تقدما وتعقيداً من غيرها (12). </w:t>
      </w:r>
    </w:p>
    <w:p w:rsidR="00615433" w:rsidRDefault="00615433" w:rsidP="006608D7">
      <w:pPr>
        <w:bidi/>
        <w:spacing w:line="240" w:lineRule="auto"/>
        <w:ind w:firstLine="4"/>
        <w:jc w:val="both"/>
        <w:rPr>
          <w:rFonts w:ascii="Calibri" w:eastAsia="Calibri" w:hAnsi="Calibri" w:cs="Simplified Arabic"/>
          <w:rtl/>
        </w:rPr>
      </w:pPr>
      <w:r>
        <w:rPr>
          <w:rFonts w:ascii="Calibri" w:eastAsia="Calibri" w:hAnsi="Calibri" w:cs="Simplified Arabic" w:hint="cs"/>
          <w:rtl/>
        </w:rPr>
        <w:t>وقد حظيت الفهرسة الآلية للنصوص العربية بنصيب الأسد من مجمل الأبحاث التي أجريت في مجال استرجاع النصوص العربية، و</w:t>
      </w:r>
      <w:r w:rsidR="002B670D">
        <w:rPr>
          <w:rFonts w:ascii="Calibri" w:eastAsia="Calibri" w:hAnsi="Calibri" w:cs="Simplified Arabic" w:hint="cs"/>
          <w:rtl/>
        </w:rPr>
        <w:t xml:space="preserve">التي </w:t>
      </w:r>
      <w:r>
        <w:rPr>
          <w:rFonts w:ascii="Calibri" w:eastAsia="Calibri" w:hAnsi="Calibri" w:cs="Simplified Arabic" w:hint="cs"/>
          <w:rtl/>
        </w:rPr>
        <w:t>يمكننا</w:t>
      </w:r>
      <w:r w:rsidR="002B670D">
        <w:rPr>
          <w:rFonts w:ascii="Calibri" w:eastAsia="Calibri" w:hAnsi="Calibri" w:cs="Simplified Arabic" w:hint="cs"/>
          <w:rtl/>
        </w:rPr>
        <w:t xml:space="preserve"> تصنيفها إلى المجموعات التالية:</w:t>
      </w:r>
      <w:r w:rsidR="004A39E8">
        <w:rPr>
          <w:rFonts w:ascii="Calibri" w:eastAsia="Calibri" w:hAnsi="Calibri" w:cs="Simplified Arabic" w:hint="cs"/>
          <w:rtl/>
        </w:rPr>
        <w:t xml:space="preserve"> معالجة النص قبيل الفهرسة</w:t>
      </w:r>
      <w:r w:rsidR="002B670D">
        <w:rPr>
          <w:rFonts w:ascii="Calibri" w:eastAsia="Calibri" w:hAnsi="Calibri" w:cs="Simplified Arabic" w:hint="cs"/>
          <w:rtl/>
        </w:rPr>
        <w:t xml:space="preserve"> </w:t>
      </w:r>
      <w:r w:rsidR="004A39E8">
        <w:rPr>
          <w:rFonts w:ascii="Calibri" w:eastAsia="Calibri" w:hAnsi="Calibri" w:cs="Simplified Arabic" w:hint="cs"/>
          <w:rtl/>
        </w:rPr>
        <w:t>و</w:t>
      </w:r>
      <w:r w:rsidR="002B670D">
        <w:rPr>
          <w:rFonts w:ascii="Calibri" w:eastAsia="Calibri" w:hAnsi="Calibri" w:cs="Simplified Arabic" w:hint="cs"/>
          <w:rtl/>
        </w:rPr>
        <w:t xml:space="preserve">الفهرسة المبنية على استخراج الجذر، الفهرسة المبنية على تجريد الكلمة من السوابق واللواحق، الفهرسة المبنية على </w:t>
      </w:r>
      <w:r w:rsidR="006608D7">
        <w:rPr>
          <w:rFonts w:ascii="Calibri" w:eastAsia="Calibri" w:hAnsi="Calibri" w:cs="Simplified Arabic" w:hint="cs"/>
          <w:rtl/>
        </w:rPr>
        <w:t>تقنية</w:t>
      </w:r>
      <w:r w:rsidR="002B670D">
        <w:rPr>
          <w:rFonts w:ascii="Calibri" w:eastAsia="Calibri" w:hAnsi="Calibri" w:cs="Simplified Arabic" w:hint="cs"/>
          <w:rtl/>
        </w:rPr>
        <w:t xml:space="preserve"> (</w:t>
      </w:r>
      <w:r w:rsidR="002B670D" w:rsidRPr="00C87B2C">
        <w:rPr>
          <w:rFonts w:asciiTheme="majorBidi" w:eastAsia="Calibri" w:hAnsiTheme="majorBidi" w:cstheme="majorBidi"/>
        </w:rPr>
        <w:t>n-gram</w:t>
      </w:r>
      <w:r w:rsidR="002B670D">
        <w:rPr>
          <w:rFonts w:ascii="Calibri" w:eastAsia="Calibri" w:hAnsi="Calibri" w:cs="Simplified Arabic" w:hint="cs"/>
          <w:rtl/>
        </w:rPr>
        <w:t xml:space="preserve">)، الفهرسة المنية على التجريد واستخدام القواعد اللغوية، والفهرسة المبنية على المعاجم، وفهرسة جموع التكسير، وفهرسة الأسماء والكلمات </w:t>
      </w:r>
      <w:r w:rsidR="00533399">
        <w:rPr>
          <w:rFonts w:ascii="Calibri" w:eastAsia="Calibri" w:hAnsi="Calibri" w:cs="Simplified Arabic" w:hint="cs"/>
          <w:rtl/>
        </w:rPr>
        <w:t>المتعددة، وأخيراً، تحديد أوزان كلمات ال</w:t>
      </w:r>
      <w:r w:rsidR="002B670D">
        <w:rPr>
          <w:rFonts w:ascii="Calibri" w:eastAsia="Calibri" w:hAnsi="Calibri" w:cs="Simplified Arabic" w:hint="cs"/>
          <w:rtl/>
        </w:rPr>
        <w:t xml:space="preserve">فهرسة. </w:t>
      </w:r>
    </w:p>
    <w:p w:rsidR="007E63BA" w:rsidRPr="004A39E8" w:rsidRDefault="004A39E8" w:rsidP="007E63BA">
      <w:pPr>
        <w:bidi/>
        <w:spacing w:line="240" w:lineRule="auto"/>
        <w:ind w:firstLine="4"/>
        <w:jc w:val="both"/>
        <w:rPr>
          <w:rFonts w:ascii="Calibri" w:eastAsia="Calibri" w:hAnsi="Calibri" w:cs="Simplified Arabic"/>
          <w:b/>
          <w:bCs/>
          <w:rtl/>
        </w:rPr>
      </w:pPr>
      <w:r w:rsidRPr="004A39E8">
        <w:rPr>
          <w:rFonts w:ascii="Calibri" w:eastAsia="Calibri" w:hAnsi="Calibri" w:cs="Simplified Arabic" w:hint="cs"/>
          <w:b/>
          <w:bCs/>
          <w:rtl/>
        </w:rPr>
        <w:t>1- معالجة النص قبيل الفهرسة</w:t>
      </w:r>
    </w:p>
    <w:p w:rsidR="004A39E8" w:rsidRPr="007E63BA" w:rsidRDefault="008D5F14" w:rsidP="002C36BF">
      <w:pPr>
        <w:bidi/>
        <w:spacing w:line="240" w:lineRule="auto"/>
        <w:ind w:firstLine="4"/>
        <w:jc w:val="both"/>
        <w:rPr>
          <w:rFonts w:ascii="Calibri" w:eastAsia="Calibri" w:hAnsi="Calibri" w:cs="Simplified Arabic"/>
          <w:rtl/>
        </w:rPr>
      </w:pPr>
      <w:r>
        <w:rPr>
          <w:rFonts w:ascii="Calibri" w:eastAsia="Calibri" w:hAnsi="Calibri" w:cs="Simplified Arabic" w:hint="cs"/>
          <w:rtl/>
        </w:rPr>
        <w:t xml:space="preserve">وهي مرحلة مهمة تساعد في الحصول على نتائج أفضل لعملية الفهرسة </w:t>
      </w:r>
      <w:r w:rsidR="002A73E8">
        <w:rPr>
          <w:rFonts w:ascii="Calibri" w:eastAsia="Calibri" w:hAnsi="Calibri" w:cs="Simplified Arabic" w:hint="cs"/>
          <w:rtl/>
        </w:rPr>
        <w:t>و</w:t>
      </w:r>
      <w:r>
        <w:rPr>
          <w:rFonts w:ascii="Calibri" w:eastAsia="Calibri" w:hAnsi="Calibri" w:cs="Simplified Arabic" w:hint="cs"/>
          <w:rtl/>
        </w:rPr>
        <w:t>تشمل إزالة التشكيل وإزالة الحروف وغيرها من الكلمات التي لا تعطي معنىً بذاتها (</w:t>
      </w:r>
      <w:r w:rsidRPr="008D5F14">
        <w:rPr>
          <w:rFonts w:asciiTheme="majorBidi" w:eastAsia="Calibri" w:hAnsiTheme="majorBidi" w:cstheme="majorBidi"/>
        </w:rPr>
        <w:t>Stop words</w:t>
      </w:r>
      <w:r>
        <w:rPr>
          <w:rFonts w:ascii="Calibri" w:eastAsia="Calibri" w:hAnsi="Calibri" w:cs="Simplified Arabic" w:hint="cs"/>
          <w:rtl/>
        </w:rPr>
        <w:t xml:space="preserve">) </w:t>
      </w:r>
      <w:r w:rsidR="002A73E8">
        <w:rPr>
          <w:rFonts w:ascii="Calibri" w:eastAsia="Calibri" w:hAnsi="Calibri" w:cs="Simplified Arabic" w:hint="cs"/>
          <w:rtl/>
        </w:rPr>
        <w:t xml:space="preserve">(28) </w:t>
      </w:r>
      <w:r>
        <w:rPr>
          <w:rFonts w:ascii="Calibri" w:eastAsia="Calibri" w:hAnsi="Calibri" w:cs="Simplified Arabic" w:hint="cs"/>
          <w:rtl/>
        </w:rPr>
        <w:t>وكذلك</w:t>
      </w:r>
      <w:r w:rsidR="002A73E8">
        <w:rPr>
          <w:rFonts w:ascii="Calibri" w:eastAsia="Calibri" w:hAnsi="Calibri" w:cs="Simplified Arabic" w:hint="cs"/>
          <w:rtl/>
        </w:rPr>
        <w:t xml:space="preserve"> توحيد أشكال الحروف إلى صيغة واحدة، ف</w:t>
      </w:r>
      <w:r w:rsidR="009620CF">
        <w:rPr>
          <w:rFonts w:ascii="Calibri" w:eastAsia="Calibri" w:hAnsi="Calibri" w:cs="Simplified Arabic" w:hint="cs"/>
          <w:rtl/>
        </w:rPr>
        <w:t xml:space="preserve">مثلاُ </w:t>
      </w:r>
      <w:r w:rsidR="002A73E8">
        <w:rPr>
          <w:rFonts w:ascii="Calibri" w:eastAsia="Calibri" w:hAnsi="Calibri" w:cs="Simplified Arabic" w:hint="cs"/>
          <w:rtl/>
        </w:rPr>
        <w:t>تحول الأشكال التالية من حرف الألف {"أ"</w:t>
      </w:r>
      <w:r w:rsidR="009620CF">
        <w:rPr>
          <w:rFonts w:ascii="Calibri" w:eastAsia="Calibri" w:hAnsi="Calibri" w:cs="Simplified Arabic" w:hint="cs"/>
          <w:rtl/>
        </w:rPr>
        <w:t>،"ا"،"إ"</w:t>
      </w:r>
      <w:r w:rsidR="002A73E8">
        <w:rPr>
          <w:rFonts w:ascii="Calibri" w:eastAsia="Calibri" w:hAnsi="Calibri" w:cs="Simplified Arabic" w:hint="cs"/>
          <w:rtl/>
        </w:rPr>
        <w:t>،"</w:t>
      </w:r>
      <w:r w:rsidR="009620CF">
        <w:rPr>
          <w:rFonts w:ascii="Calibri" w:eastAsia="Calibri" w:hAnsi="Calibri" w:cs="Simplified Arabic" w:hint="cs"/>
          <w:rtl/>
        </w:rPr>
        <w:t>آ"} إلى "ا" والأشكال التالية من حرف الهاء {"ة"،"</w:t>
      </w:r>
      <w:del w:id="1" w:author="محمد مصطفى" w:date="2010-08-16T00:06:00Z">
        <w:r w:rsidR="009620CF" w:rsidRPr="009620CF" w:rsidDel="002C36BF">
          <w:rPr>
            <w:rFonts w:ascii="Times New Roman" w:hAnsi="Times New Roman" w:cs="Times New Roman" w:hint="cs"/>
            <w:sz w:val="20"/>
            <w:szCs w:val="20"/>
            <w:rtl/>
          </w:rPr>
          <w:delText xml:space="preserve"> </w:delText>
        </w:r>
      </w:del>
      <w:r w:rsidR="009620CF">
        <w:rPr>
          <w:rFonts w:ascii="Times New Roman" w:hAnsi="Times New Roman" w:cs="Times New Roman" w:hint="cs"/>
          <w:sz w:val="20"/>
          <w:szCs w:val="20"/>
          <w:rtl/>
        </w:rPr>
        <w:t>ه"} إلى "ه"</w:t>
      </w:r>
      <w:r w:rsidR="009620CF">
        <w:rPr>
          <w:rFonts w:ascii="Calibri" w:eastAsia="Calibri" w:hAnsi="Calibri" w:cs="Simplified Arabic" w:hint="cs"/>
          <w:rtl/>
        </w:rPr>
        <w:t xml:space="preserve"> وكذلك الأشكال التالية من حرف الياء {"ي"،"ئ"،"ى"،"ي"} إلى </w:t>
      </w:r>
      <w:r w:rsidR="009620CF">
        <w:rPr>
          <w:rFonts w:ascii="Calibri" w:eastAsia="Calibri" w:hAnsi="Calibri" w:cs="Simplified Arabic" w:hint="cs"/>
          <w:rtl/>
        </w:rPr>
        <w:lastRenderedPageBreak/>
        <w:t xml:space="preserve">"ي" (14)(17)(29) وقد أثبتت هذه الطرق فاعليتها في تحسين استرجاع النصوص العربية. </w:t>
      </w:r>
      <w:r w:rsidR="002C36BF">
        <w:rPr>
          <w:rFonts w:ascii="Calibri" w:eastAsia="Calibri" w:hAnsi="Calibri" w:cs="Simplified Arabic" w:hint="cs"/>
          <w:rtl/>
        </w:rPr>
        <w:t>وقد يرجع السبب في فاعلية ذلك أن النصوص الأصلية لا تراعي الفروق بين هذه الحروف نتيجة لضعف مدخلي تلك النصوص في قواعد الكتابة العربية.</w:t>
      </w:r>
      <w:r w:rsidR="009620CF">
        <w:rPr>
          <w:rFonts w:ascii="Calibri" w:eastAsia="Calibri" w:hAnsi="Calibri" w:cs="Simplified Arabic" w:hint="cs"/>
          <w:rtl/>
        </w:rPr>
        <w:t xml:space="preserve"> </w:t>
      </w:r>
    </w:p>
    <w:p w:rsidR="007D3A1F" w:rsidRPr="00FB3864" w:rsidRDefault="004A39E8" w:rsidP="007D3A1F">
      <w:pPr>
        <w:bidi/>
        <w:spacing w:line="240" w:lineRule="auto"/>
        <w:ind w:firstLine="4"/>
        <w:jc w:val="both"/>
        <w:rPr>
          <w:rFonts w:ascii="Calibri" w:eastAsia="Calibri" w:hAnsi="Calibri" w:cs="Simplified Arabic"/>
          <w:b/>
          <w:bCs/>
          <w:rtl/>
        </w:rPr>
      </w:pPr>
      <w:r>
        <w:rPr>
          <w:rFonts w:ascii="Calibri" w:eastAsia="Calibri" w:hAnsi="Calibri" w:cs="Simplified Arabic" w:hint="cs"/>
          <w:b/>
          <w:bCs/>
          <w:rtl/>
        </w:rPr>
        <w:t>2</w:t>
      </w:r>
      <w:r w:rsidR="00533399">
        <w:rPr>
          <w:rFonts w:ascii="Calibri" w:eastAsia="Calibri" w:hAnsi="Calibri" w:cs="Simplified Arabic" w:hint="cs"/>
          <w:b/>
          <w:bCs/>
          <w:rtl/>
        </w:rPr>
        <w:t>-</w:t>
      </w:r>
      <w:r w:rsidR="007D3A1F" w:rsidRPr="00FB3864">
        <w:rPr>
          <w:rFonts w:ascii="Calibri" w:eastAsia="Calibri" w:hAnsi="Calibri" w:cs="Simplified Arabic" w:hint="cs"/>
          <w:b/>
          <w:bCs/>
          <w:rtl/>
        </w:rPr>
        <w:t>الفهرسة المبنية على استخراج الجذر</w:t>
      </w:r>
    </w:p>
    <w:p w:rsidR="007D3A1F" w:rsidRPr="00FB3864" w:rsidRDefault="00A07B43" w:rsidP="002C36BF">
      <w:pPr>
        <w:bidi/>
        <w:spacing w:line="240" w:lineRule="auto"/>
        <w:ind w:firstLine="4"/>
        <w:jc w:val="both"/>
        <w:rPr>
          <w:rFonts w:ascii="Calibri" w:eastAsia="Calibri" w:hAnsi="Calibri" w:cs="Simplified Arabic"/>
          <w:rtl/>
        </w:rPr>
      </w:pPr>
      <w:r w:rsidRPr="00FB3864">
        <w:rPr>
          <w:rFonts w:ascii="Calibri" w:eastAsia="Calibri" w:hAnsi="Calibri" w:cs="Simplified Arabic" w:hint="cs"/>
          <w:rtl/>
        </w:rPr>
        <w:t xml:space="preserve">ويعتني هذا النوع من الفهرسة </w:t>
      </w:r>
      <w:r w:rsidR="002C36BF">
        <w:rPr>
          <w:rFonts w:ascii="Calibri" w:eastAsia="Calibri" w:hAnsi="Calibri" w:cs="Simplified Arabic" w:hint="cs"/>
          <w:rtl/>
        </w:rPr>
        <w:t>ب</w:t>
      </w:r>
      <w:r w:rsidRPr="00FB3864">
        <w:rPr>
          <w:rFonts w:ascii="Calibri" w:eastAsia="Calibri" w:hAnsi="Calibri" w:cs="Simplified Arabic" w:hint="cs"/>
          <w:rtl/>
        </w:rPr>
        <w:t xml:space="preserve">استخراج جذور الكلمات الموجودة في الوثيقة واستخدامها </w:t>
      </w:r>
      <w:r w:rsidR="00A44517" w:rsidRPr="00FB3864">
        <w:rPr>
          <w:rFonts w:ascii="Calibri" w:eastAsia="Calibri" w:hAnsi="Calibri" w:cs="Simplified Arabic" w:hint="cs"/>
          <w:rtl/>
        </w:rPr>
        <w:t>ككلمات</w:t>
      </w:r>
      <w:r w:rsidRPr="00FB3864">
        <w:rPr>
          <w:rFonts w:ascii="Calibri" w:eastAsia="Calibri" w:hAnsi="Calibri" w:cs="Simplified Arabic" w:hint="cs"/>
          <w:rtl/>
        </w:rPr>
        <w:t xml:space="preserve"> فهرسة</w:t>
      </w:r>
      <w:r w:rsidR="00A44517" w:rsidRPr="00FB3864">
        <w:rPr>
          <w:rFonts w:ascii="Calibri" w:eastAsia="Calibri" w:hAnsi="Calibri" w:cs="Simplified Arabic" w:hint="cs"/>
          <w:rtl/>
        </w:rPr>
        <w:t xml:space="preserve"> (</w:t>
      </w:r>
      <w:r w:rsidR="00A44517" w:rsidRPr="008D5F14">
        <w:rPr>
          <w:rFonts w:asciiTheme="majorBidi" w:eastAsia="Calibri" w:hAnsiTheme="majorBidi" w:cstheme="majorBidi"/>
        </w:rPr>
        <w:t>Indexing Terms</w:t>
      </w:r>
      <w:r w:rsidR="00A44517" w:rsidRPr="00FB3864">
        <w:rPr>
          <w:rFonts w:ascii="Calibri" w:eastAsia="Calibri" w:hAnsi="Calibri" w:cs="Simplified Arabic" w:hint="cs"/>
          <w:rtl/>
        </w:rPr>
        <w:t>)، وبذلك فإن جميع الكلمات الواردة في الوثيقة الواحدة والتي لها نفس الجذر ستفهرس بنفس الكلمة بالرغم من أنه ليس بالضرورة أن يكون لها نفس المعنى.</w:t>
      </w:r>
      <w:r w:rsidR="00533399">
        <w:rPr>
          <w:rFonts w:ascii="Calibri" w:eastAsia="Calibri" w:hAnsi="Calibri" w:cs="Simplified Arabic" w:hint="cs"/>
          <w:rtl/>
        </w:rPr>
        <w:t xml:space="preserve"> ويوجد عدة أبحاث عنيت بدراسة هذا النوع من الفهرسة (17)(35)(36) وقد أثبتت تفوقها على الفهرسة المبنية على الكلمات </w:t>
      </w:r>
      <w:r w:rsidR="00013C8D">
        <w:rPr>
          <w:rFonts w:ascii="Calibri" w:eastAsia="Calibri" w:hAnsi="Calibri" w:cs="Simplified Arabic" w:hint="cs"/>
          <w:rtl/>
        </w:rPr>
        <w:t>الأصلية</w:t>
      </w:r>
      <w:r w:rsidR="00533399">
        <w:rPr>
          <w:rFonts w:ascii="Calibri" w:eastAsia="Calibri" w:hAnsi="Calibri" w:cs="Simplified Arabic" w:hint="cs"/>
          <w:rtl/>
        </w:rPr>
        <w:t>، وكذلك تحقيقها لنسب عالية من</w:t>
      </w:r>
      <w:r w:rsidR="00013C8D">
        <w:rPr>
          <w:rFonts w:ascii="Calibri" w:eastAsia="Calibri" w:hAnsi="Calibri" w:cs="Simplified Arabic" w:hint="cs"/>
          <w:rtl/>
        </w:rPr>
        <w:t xml:space="preserve"> مقياسي</w:t>
      </w:r>
      <w:r w:rsidR="00533399">
        <w:rPr>
          <w:rFonts w:ascii="Calibri" w:eastAsia="Calibri" w:hAnsi="Calibri" w:cs="Simplified Arabic" w:hint="cs"/>
          <w:rtl/>
        </w:rPr>
        <w:t xml:space="preserve"> الدقة (</w:t>
      </w:r>
      <w:r w:rsidR="00533399" w:rsidRPr="00C87B2C">
        <w:rPr>
          <w:rFonts w:asciiTheme="majorBidi" w:eastAsia="Calibri" w:hAnsiTheme="majorBidi" w:cstheme="majorBidi"/>
        </w:rPr>
        <w:t>Precision</w:t>
      </w:r>
      <w:r w:rsidR="00533399">
        <w:rPr>
          <w:rFonts w:ascii="Calibri" w:eastAsia="Calibri" w:hAnsi="Calibri" w:cs="Simplified Arabic" w:hint="cs"/>
          <w:rtl/>
        </w:rPr>
        <w:t>) والا</w:t>
      </w:r>
      <w:r w:rsidR="00013C8D">
        <w:rPr>
          <w:rFonts w:ascii="Calibri" w:eastAsia="Calibri" w:hAnsi="Calibri" w:cs="Simplified Arabic" w:hint="cs"/>
          <w:rtl/>
        </w:rPr>
        <w:t>سترجاع</w:t>
      </w:r>
      <w:r w:rsidR="00533399">
        <w:rPr>
          <w:rFonts w:ascii="Calibri" w:eastAsia="Calibri" w:hAnsi="Calibri" w:cs="Simplified Arabic" w:hint="cs"/>
          <w:rtl/>
        </w:rPr>
        <w:t xml:space="preserve"> (</w:t>
      </w:r>
      <w:r w:rsidR="00533399" w:rsidRPr="00C87B2C">
        <w:rPr>
          <w:rFonts w:asciiTheme="majorBidi" w:eastAsia="Calibri" w:hAnsiTheme="majorBidi" w:cstheme="majorBidi"/>
        </w:rPr>
        <w:t>Recall</w:t>
      </w:r>
      <w:r w:rsidR="00533399">
        <w:rPr>
          <w:rFonts w:ascii="Calibri" w:eastAsia="Calibri" w:hAnsi="Calibri" w:cs="Simplified Arabic" w:hint="cs"/>
          <w:rtl/>
        </w:rPr>
        <w:t xml:space="preserve">) </w:t>
      </w:r>
      <w:r w:rsidR="00013C8D">
        <w:rPr>
          <w:rFonts w:ascii="Calibri" w:eastAsia="Calibri" w:hAnsi="Calibri" w:cs="Simplified Arabic" w:hint="cs"/>
          <w:rtl/>
        </w:rPr>
        <w:t>مع ال</w:t>
      </w:r>
      <w:r w:rsidR="00B42A17">
        <w:rPr>
          <w:rFonts w:ascii="Calibri" w:eastAsia="Calibri" w:hAnsi="Calibri" w:cs="Simplified Arabic" w:hint="cs"/>
          <w:rtl/>
        </w:rPr>
        <w:t>مجموعات</w:t>
      </w:r>
      <w:r w:rsidR="00533399">
        <w:rPr>
          <w:rFonts w:ascii="Calibri" w:eastAsia="Calibri" w:hAnsi="Calibri" w:cs="Simplified Arabic" w:hint="cs"/>
          <w:rtl/>
        </w:rPr>
        <w:t xml:space="preserve"> التي تحوي أعداداً محدودة </w:t>
      </w:r>
      <w:r w:rsidR="00B42A17">
        <w:rPr>
          <w:rFonts w:ascii="Calibri" w:eastAsia="Calibri" w:hAnsi="Calibri" w:cs="Simplified Arabic" w:hint="cs"/>
          <w:rtl/>
        </w:rPr>
        <w:t xml:space="preserve">وغير متغيرة بشكل كبير </w:t>
      </w:r>
      <w:r w:rsidR="00533399">
        <w:rPr>
          <w:rFonts w:ascii="Calibri" w:eastAsia="Calibri" w:hAnsi="Calibri" w:cs="Simplified Arabic" w:hint="cs"/>
          <w:rtl/>
        </w:rPr>
        <w:t xml:space="preserve">من الوثائق </w:t>
      </w:r>
      <w:r w:rsidR="00B42A17">
        <w:rPr>
          <w:rFonts w:ascii="Calibri" w:eastAsia="Calibri" w:hAnsi="Calibri" w:cs="Simplified Arabic" w:hint="cs"/>
          <w:rtl/>
        </w:rPr>
        <w:t xml:space="preserve">كمجموعات الوثائق التي تحوي سور القرآن الكريم وأحاديث الرسول صلى الله عليه وسلم. </w:t>
      </w:r>
      <w:r w:rsidR="00015273">
        <w:rPr>
          <w:rFonts w:ascii="Calibri" w:eastAsia="Calibri" w:hAnsi="Calibri" w:cs="Simplified Arabic" w:hint="cs"/>
          <w:rtl/>
        </w:rPr>
        <w:t>والسبب في ذلك يعود إلى أن</w:t>
      </w:r>
      <w:r w:rsidR="00145C8F">
        <w:rPr>
          <w:rFonts w:ascii="Calibri" w:eastAsia="Calibri" w:hAnsi="Calibri" w:cs="Simplified Arabic" w:hint="cs"/>
          <w:rtl/>
        </w:rPr>
        <w:t xml:space="preserve"> هذه الطريقة ترجع للمستخدم جميع الوثائق التي تحتوي على أي صيغة صرفية للكلمات الواردة في الاستعلام مما يعزز من إمكانية </w:t>
      </w:r>
      <w:r w:rsidR="002C36BF">
        <w:rPr>
          <w:rFonts w:ascii="Calibri" w:eastAsia="Calibri" w:hAnsi="Calibri" w:cs="Simplified Arabic" w:hint="cs"/>
          <w:rtl/>
        </w:rPr>
        <w:t xml:space="preserve">عثور </w:t>
      </w:r>
      <w:r w:rsidR="00145C8F">
        <w:rPr>
          <w:rFonts w:ascii="Calibri" w:eastAsia="Calibri" w:hAnsi="Calibri" w:cs="Simplified Arabic" w:hint="cs"/>
          <w:rtl/>
        </w:rPr>
        <w:t xml:space="preserve">المستخدم </w:t>
      </w:r>
      <w:r w:rsidR="002C36BF">
        <w:rPr>
          <w:rFonts w:ascii="Calibri" w:eastAsia="Calibri" w:hAnsi="Calibri" w:cs="Simplified Arabic" w:hint="cs"/>
          <w:rtl/>
        </w:rPr>
        <w:t xml:space="preserve">على المعلومة </w:t>
      </w:r>
      <w:r w:rsidR="00145C8F">
        <w:rPr>
          <w:rFonts w:ascii="Calibri" w:eastAsia="Calibri" w:hAnsi="Calibri" w:cs="Simplified Arabic" w:hint="cs"/>
          <w:rtl/>
        </w:rPr>
        <w:t>المطلوبة، ولكن في حالة مجموعات الوثائق الضخمة جداً والمتجددة باستمرار كصفحات الإنترنت</w:t>
      </w:r>
      <w:r w:rsidR="00015273">
        <w:rPr>
          <w:rFonts w:ascii="Calibri" w:eastAsia="Calibri" w:hAnsi="Calibri" w:cs="Simplified Arabic" w:hint="cs"/>
          <w:rtl/>
        </w:rPr>
        <w:t xml:space="preserve"> </w:t>
      </w:r>
      <w:r w:rsidR="00145C8F">
        <w:rPr>
          <w:rFonts w:ascii="Calibri" w:eastAsia="Calibri" w:hAnsi="Calibri" w:cs="Simplified Arabic" w:hint="cs"/>
          <w:rtl/>
        </w:rPr>
        <w:t>مثلاً فإن هذه الطريقة غير مجدية لأنها ستوسع كثيراً من نطاق البحث و</w:t>
      </w:r>
      <w:r w:rsidR="008B53AE">
        <w:rPr>
          <w:rFonts w:ascii="Calibri" w:eastAsia="Calibri" w:hAnsi="Calibri" w:cs="Simplified Arabic" w:hint="cs"/>
          <w:rtl/>
        </w:rPr>
        <w:t>لن تصل بالمستخدم إلى المعلومة المطلوبة</w:t>
      </w:r>
      <w:r w:rsidR="00145C8F">
        <w:rPr>
          <w:rFonts w:ascii="Calibri" w:eastAsia="Calibri" w:hAnsi="Calibri" w:cs="Simplified Arabic" w:hint="cs"/>
          <w:rtl/>
        </w:rPr>
        <w:t>.</w:t>
      </w:r>
    </w:p>
    <w:p w:rsidR="007D3A1F" w:rsidRPr="00D62E60" w:rsidRDefault="004A39E8" w:rsidP="007D3A1F">
      <w:pPr>
        <w:bidi/>
        <w:spacing w:line="240" w:lineRule="auto"/>
        <w:ind w:firstLine="4"/>
        <w:jc w:val="both"/>
        <w:rPr>
          <w:rFonts w:ascii="Calibri" w:eastAsia="Calibri" w:hAnsi="Calibri" w:cs="Simplified Arabic"/>
          <w:b/>
          <w:bCs/>
          <w:rtl/>
        </w:rPr>
      </w:pPr>
      <w:r>
        <w:rPr>
          <w:rFonts w:ascii="Calibri" w:eastAsia="Calibri" w:hAnsi="Calibri" w:cs="Simplified Arabic" w:hint="cs"/>
          <w:b/>
          <w:bCs/>
          <w:rtl/>
        </w:rPr>
        <w:t>3</w:t>
      </w:r>
      <w:r w:rsidR="00B42A17" w:rsidRPr="00D62E60">
        <w:rPr>
          <w:rFonts w:ascii="Calibri" w:eastAsia="Calibri" w:hAnsi="Calibri" w:cs="Simplified Arabic" w:hint="cs"/>
          <w:b/>
          <w:bCs/>
          <w:rtl/>
        </w:rPr>
        <w:t>- الفهرسة المبنية على التجريد</w:t>
      </w:r>
    </w:p>
    <w:p w:rsidR="00B42A17" w:rsidRDefault="00B42A17" w:rsidP="002C36BF">
      <w:pPr>
        <w:bidi/>
        <w:spacing w:line="240" w:lineRule="auto"/>
        <w:ind w:firstLine="4"/>
        <w:jc w:val="both"/>
        <w:rPr>
          <w:rFonts w:ascii="Calibri" w:eastAsia="Calibri" w:hAnsi="Calibri" w:cs="Simplified Arabic"/>
          <w:rtl/>
        </w:rPr>
      </w:pPr>
      <w:r w:rsidRPr="00D62E60">
        <w:rPr>
          <w:rFonts w:ascii="Calibri" w:eastAsia="Calibri" w:hAnsi="Calibri" w:cs="Simplified Arabic" w:hint="cs"/>
          <w:rtl/>
        </w:rPr>
        <w:t>وفي هذا النوع من الفهرسة يتم تجريد الكلمات من السوابق واللواحق بحيث تستخدم الكلمات المجردة لفهرسة الوثائق، وغالباً ما تكون ال</w:t>
      </w:r>
      <w:r w:rsidR="00015273" w:rsidRPr="00D62E60">
        <w:rPr>
          <w:rFonts w:ascii="Calibri" w:eastAsia="Calibri" w:hAnsi="Calibri" w:cs="Simplified Arabic" w:hint="cs"/>
          <w:rtl/>
        </w:rPr>
        <w:t xml:space="preserve">كلمات التي تجرد إلى نفس الكلمة </w:t>
      </w:r>
      <w:r w:rsidRPr="00D62E60">
        <w:rPr>
          <w:rFonts w:ascii="Calibri" w:eastAsia="Calibri" w:hAnsi="Calibri" w:cs="Simplified Arabic" w:hint="cs"/>
          <w:rtl/>
        </w:rPr>
        <w:t xml:space="preserve">لها نفس المعنى لأن تلك الزوائد غالباً ما تستخدم للدلالة على التعريف، </w:t>
      </w:r>
      <w:r w:rsidR="002C36BF">
        <w:rPr>
          <w:rFonts w:ascii="Calibri" w:eastAsia="Calibri" w:hAnsi="Calibri" w:cs="Simplified Arabic" w:hint="cs"/>
          <w:rtl/>
        </w:rPr>
        <w:t xml:space="preserve">أو </w:t>
      </w:r>
      <w:r w:rsidRPr="00D62E60">
        <w:rPr>
          <w:rFonts w:ascii="Calibri" w:eastAsia="Calibri" w:hAnsi="Calibri" w:cs="Simplified Arabic" w:hint="cs"/>
          <w:rtl/>
        </w:rPr>
        <w:t xml:space="preserve">العدد، </w:t>
      </w:r>
      <w:r w:rsidR="002C36BF">
        <w:rPr>
          <w:rFonts w:ascii="Calibri" w:eastAsia="Calibri" w:hAnsi="Calibri" w:cs="Simplified Arabic" w:hint="cs"/>
          <w:rtl/>
        </w:rPr>
        <w:t xml:space="preserve">أو </w:t>
      </w:r>
      <w:r w:rsidRPr="00D62E60">
        <w:rPr>
          <w:rFonts w:ascii="Calibri" w:eastAsia="Calibri" w:hAnsi="Calibri" w:cs="Simplified Arabic" w:hint="cs"/>
          <w:rtl/>
        </w:rPr>
        <w:t xml:space="preserve">الجنس، </w:t>
      </w:r>
      <w:r w:rsidR="002C36BF">
        <w:rPr>
          <w:rFonts w:ascii="Calibri" w:eastAsia="Calibri" w:hAnsi="Calibri" w:cs="Simplified Arabic" w:hint="cs"/>
          <w:rtl/>
        </w:rPr>
        <w:t xml:space="preserve">أو </w:t>
      </w:r>
      <w:r w:rsidRPr="00D62E60">
        <w:rPr>
          <w:rFonts w:ascii="Calibri" w:eastAsia="Calibri" w:hAnsi="Calibri" w:cs="Simplified Arabic" w:hint="cs"/>
          <w:rtl/>
        </w:rPr>
        <w:t xml:space="preserve">العطف </w:t>
      </w:r>
      <w:r w:rsidR="002C36BF">
        <w:rPr>
          <w:rFonts w:ascii="Calibri" w:eastAsia="Calibri" w:hAnsi="Calibri" w:cs="Simplified Arabic" w:hint="cs"/>
          <w:rtl/>
        </w:rPr>
        <w:t>أ</w:t>
      </w:r>
      <w:r w:rsidRPr="00D62E60">
        <w:rPr>
          <w:rFonts w:ascii="Calibri" w:eastAsia="Calibri" w:hAnsi="Calibri" w:cs="Simplified Arabic" w:hint="cs"/>
          <w:rtl/>
        </w:rPr>
        <w:t>و الجر وليس</w:t>
      </w:r>
      <w:r w:rsidR="00015273" w:rsidRPr="00D62E60">
        <w:rPr>
          <w:rFonts w:ascii="Calibri" w:eastAsia="Calibri" w:hAnsi="Calibri" w:cs="Simplified Arabic" w:hint="cs"/>
          <w:rtl/>
        </w:rPr>
        <w:t xml:space="preserve"> لإزالتها تأثيراً</w:t>
      </w:r>
      <w:r w:rsidRPr="00D62E60">
        <w:rPr>
          <w:rFonts w:ascii="Calibri" w:eastAsia="Calibri" w:hAnsi="Calibri" w:cs="Simplified Arabic" w:hint="cs"/>
          <w:rtl/>
        </w:rPr>
        <w:t xml:space="preserve"> على المعنى</w:t>
      </w:r>
      <w:r w:rsidR="00015273" w:rsidRPr="00D62E60">
        <w:rPr>
          <w:rFonts w:ascii="Calibri" w:eastAsia="Calibri" w:hAnsi="Calibri" w:cs="Simplified Arabic" w:hint="cs"/>
          <w:rtl/>
        </w:rPr>
        <w:t>.</w:t>
      </w:r>
      <w:r w:rsidRPr="00D62E60">
        <w:rPr>
          <w:rFonts w:ascii="Calibri" w:eastAsia="Calibri" w:hAnsi="Calibri" w:cs="Simplified Arabic" w:hint="cs"/>
          <w:rtl/>
        </w:rPr>
        <w:t xml:space="preserve"> </w:t>
      </w:r>
      <w:r w:rsidR="00013C8D">
        <w:rPr>
          <w:rFonts w:ascii="Calibri" w:eastAsia="Calibri" w:hAnsi="Calibri" w:cs="Simplified Arabic" w:hint="cs"/>
          <w:rtl/>
        </w:rPr>
        <w:t>وقد أثبتت الدراسات العلمية (11)(13)(14)(17)(29)(31)(33)</w:t>
      </w:r>
      <w:r w:rsidRPr="00D62E60">
        <w:rPr>
          <w:rFonts w:ascii="Calibri" w:eastAsia="Calibri" w:hAnsi="Calibri" w:cs="Simplified Arabic" w:hint="cs"/>
          <w:rtl/>
        </w:rPr>
        <w:t xml:space="preserve"> </w:t>
      </w:r>
      <w:r w:rsidR="00013C8D">
        <w:rPr>
          <w:rFonts w:ascii="Calibri" w:eastAsia="Calibri" w:hAnsi="Calibri" w:cs="Simplified Arabic" w:hint="cs"/>
          <w:rtl/>
        </w:rPr>
        <w:t xml:space="preserve">أن الفهرسة المبنية على التجريد قد تفوقت على الفهرسة المبنية على الكلمات الأصلية، وعلى الفهرسة المبنية على استخراج الجذور، وعلى الفهرسة المبنية على </w:t>
      </w:r>
      <w:r w:rsidR="006608D7">
        <w:rPr>
          <w:rFonts w:ascii="Calibri" w:eastAsia="Calibri" w:hAnsi="Calibri" w:cs="Simplified Arabic" w:hint="cs"/>
          <w:rtl/>
        </w:rPr>
        <w:t>تقنية (</w:t>
      </w:r>
      <w:r w:rsidR="006608D7" w:rsidRPr="00C87B2C">
        <w:rPr>
          <w:rFonts w:asciiTheme="majorBidi" w:eastAsia="Calibri" w:hAnsiTheme="majorBidi" w:cstheme="majorBidi"/>
        </w:rPr>
        <w:t>n-gram</w:t>
      </w:r>
      <w:r w:rsidR="006608D7">
        <w:rPr>
          <w:rFonts w:ascii="Calibri" w:eastAsia="Calibri" w:hAnsi="Calibri" w:cs="Simplified Arabic" w:hint="cs"/>
          <w:rtl/>
        </w:rPr>
        <w:t xml:space="preserve">) وعلى الفهرسة المبنية على التجريد المرتبط بالسياق، في تحقيق مستويات عالية من مقياسي الدقة والاسترجاع. ويرجع ذلك للطبيعة الاشتقاقية العالية </w:t>
      </w:r>
      <w:r w:rsidR="002C36BF">
        <w:rPr>
          <w:rFonts w:ascii="Calibri" w:eastAsia="Calibri" w:hAnsi="Calibri" w:cs="Simplified Arabic" w:hint="cs"/>
          <w:rtl/>
        </w:rPr>
        <w:t xml:space="preserve">للغة </w:t>
      </w:r>
      <w:r w:rsidR="006608D7">
        <w:rPr>
          <w:rFonts w:ascii="Calibri" w:eastAsia="Calibri" w:hAnsi="Calibri" w:cs="Simplified Arabic" w:hint="cs"/>
          <w:rtl/>
        </w:rPr>
        <w:t xml:space="preserve">العربية مما يجعلها حساسةً جداً للتجريد (29).  </w:t>
      </w:r>
    </w:p>
    <w:p w:rsidR="006608D7" w:rsidRPr="006608D7" w:rsidRDefault="004A39E8" w:rsidP="006608D7">
      <w:pPr>
        <w:bidi/>
        <w:spacing w:line="240" w:lineRule="auto"/>
        <w:ind w:firstLine="4"/>
        <w:jc w:val="both"/>
        <w:rPr>
          <w:rFonts w:ascii="Calibri" w:eastAsia="Calibri" w:hAnsi="Calibri" w:cs="Simplified Arabic"/>
          <w:b/>
          <w:bCs/>
          <w:rtl/>
        </w:rPr>
      </w:pPr>
      <w:r>
        <w:rPr>
          <w:rFonts w:ascii="Calibri" w:eastAsia="Calibri" w:hAnsi="Calibri" w:cs="Simplified Arabic" w:hint="cs"/>
          <w:b/>
          <w:bCs/>
          <w:rtl/>
        </w:rPr>
        <w:t>4</w:t>
      </w:r>
      <w:r w:rsidR="006608D7" w:rsidRPr="006608D7">
        <w:rPr>
          <w:rFonts w:ascii="Calibri" w:eastAsia="Calibri" w:hAnsi="Calibri" w:cs="Simplified Arabic" w:hint="cs"/>
          <w:b/>
          <w:bCs/>
          <w:rtl/>
        </w:rPr>
        <w:t>- الفهرسة المبنية على تقنية (</w:t>
      </w:r>
      <w:r w:rsidR="006608D7" w:rsidRPr="00F64AE0">
        <w:rPr>
          <w:rFonts w:asciiTheme="majorBidi" w:eastAsia="Calibri" w:hAnsiTheme="majorBidi" w:cstheme="majorBidi"/>
          <w:b/>
          <w:bCs/>
        </w:rPr>
        <w:t>n-gram</w:t>
      </w:r>
      <w:r w:rsidR="006608D7" w:rsidRPr="006608D7">
        <w:rPr>
          <w:rFonts w:ascii="Calibri" w:eastAsia="Calibri" w:hAnsi="Calibri" w:cs="Simplified Arabic" w:hint="cs"/>
          <w:b/>
          <w:bCs/>
          <w:rtl/>
        </w:rPr>
        <w:t>)</w:t>
      </w:r>
    </w:p>
    <w:p w:rsidR="006608D7" w:rsidRDefault="006608D7" w:rsidP="007E00A9">
      <w:pPr>
        <w:bidi/>
        <w:spacing w:line="240" w:lineRule="auto"/>
        <w:ind w:firstLine="4"/>
        <w:jc w:val="both"/>
        <w:rPr>
          <w:rFonts w:ascii="Calibri" w:eastAsia="Calibri" w:hAnsi="Calibri" w:cs="Simplified Arabic"/>
          <w:rtl/>
        </w:rPr>
      </w:pPr>
      <w:r>
        <w:rPr>
          <w:rFonts w:ascii="Calibri" w:eastAsia="Calibri" w:hAnsi="Calibri" w:cs="Simplified Arabic" w:hint="cs"/>
          <w:rtl/>
        </w:rPr>
        <w:t>تعد تقنية الـ (</w:t>
      </w:r>
      <w:r w:rsidRPr="00F64AE0">
        <w:rPr>
          <w:rFonts w:asciiTheme="majorBidi" w:eastAsia="Calibri" w:hAnsiTheme="majorBidi" w:cstheme="majorBidi"/>
        </w:rPr>
        <w:t>n-gram</w:t>
      </w:r>
      <w:r>
        <w:rPr>
          <w:rFonts w:ascii="Calibri" w:eastAsia="Calibri" w:hAnsi="Calibri" w:cs="Simplified Arabic" w:hint="cs"/>
          <w:rtl/>
        </w:rPr>
        <w:t xml:space="preserve">) إحدى التقنيات المشهورة لقياس التشابه بين الكلمات أو النصوص. وتعمد على تقصي عدد </w:t>
      </w:r>
      <w:r w:rsidR="001E32D2">
        <w:rPr>
          <w:rFonts w:ascii="Calibri" w:eastAsia="Calibri" w:hAnsi="Calibri" w:cs="Simplified Arabic" w:hint="cs"/>
          <w:rtl/>
        </w:rPr>
        <w:t>المرات التي تتكرر فيها مجموعة ذات عدد محدد (س) من</w:t>
      </w:r>
      <w:r>
        <w:rPr>
          <w:rFonts w:ascii="Calibri" w:eastAsia="Calibri" w:hAnsi="Calibri" w:cs="Simplified Arabic" w:hint="cs"/>
          <w:rtl/>
        </w:rPr>
        <w:t xml:space="preserve"> الأحرف في كل كلمة، ومن ثم تحسب التشابه بين الكلمتين كدالة</w:t>
      </w:r>
      <w:r w:rsidR="001E32D2">
        <w:rPr>
          <w:rFonts w:ascii="Calibri" w:eastAsia="Calibri" w:hAnsi="Calibri" w:cs="Simplified Arabic" w:hint="cs"/>
          <w:rtl/>
        </w:rPr>
        <w:t xml:space="preserve"> للعدد (س) من الأحرف التي ترد في كلا الكلمتين. وقد وجدنا دراسة واحدة فقط تؤكد تفوق الفه</w:t>
      </w:r>
      <w:ins w:id="2" w:author="محمد مصطفى" w:date="2010-08-16T00:10:00Z">
        <w:r w:rsidR="002C36BF">
          <w:rPr>
            <w:rFonts w:ascii="Calibri" w:eastAsia="Calibri" w:hAnsi="Calibri" w:cs="Simplified Arabic" w:hint="cs"/>
            <w:rtl/>
          </w:rPr>
          <w:t>ر</w:t>
        </w:r>
      </w:ins>
      <w:r w:rsidR="001E32D2">
        <w:rPr>
          <w:rFonts w:ascii="Calibri" w:eastAsia="Calibri" w:hAnsi="Calibri" w:cs="Simplified Arabic" w:hint="cs"/>
          <w:rtl/>
        </w:rPr>
        <w:t>سة المبنية على تقنية (</w:t>
      </w:r>
      <w:r w:rsidR="001E32D2" w:rsidRPr="00F64AE0">
        <w:rPr>
          <w:rFonts w:asciiTheme="majorBidi" w:eastAsia="Calibri" w:hAnsiTheme="majorBidi" w:cstheme="majorBidi"/>
        </w:rPr>
        <w:t>n-gram</w:t>
      </w:r>
      <w:r w:rsidR="001E32D2">
        <w:rPr>
          <w:rFonts w:ascii="Calibri" w:eastAsia="Calibri" w:hAnsi="Calibri" w:cs="Simplified Arabic" w:hint="cs"/>
          <w:rtl/>
        </w:rPr>
        <w:t>) على الفهرسة المبنية على الكلمات الأصلية</w:t>
      </w:r>
      <w:r w:rsidR="001E32D2">
        <w:rPr>
          <w:rFonts w:ascii="Calibri" w:eastAsia="Calibri" w:hAnsi="Calibri" w:cs="Simplified Arabic"/>
        </w:rPr>
        <w:t xml:space="preserve"> </w:t>
      </w:r>
      <w:r w:rsidR="001E32D2">
        <w:rPr>
          <w:rFonts w:ascii="Calibri" w:eastAsia="Calibri" w:hAnsi="Calibri" w:cs="Simplified Arabic" w:hint="cs"/>
          <w:rtl/>
        </w:rPr>
        <w:t xml:space="preserve">(18). وعموماً، فإن هذه التقنية بمفهومها التقليدي لا تناسب اللغة العربية ذات الطبيعة العالية الاشتقاق، </w:t>
      </w:r>
      <w:r w:rsidR="0046449A">
        <w:rPr>
          <w:rFonts w:ascii="Calibri" w:eastAsia="Calibri" w:hAnsi="Calibri" w:cs="Simplified Arabic" w:hint="cs"/>
          <w:rtl/>
        </w:rPr>
        <w:t>والتي لا تحتوي الكلمات المشتقة من نفس الجذر فيها على السوابق واللواحق فقط بل وإنما تحتوي على زوائد وسطية تجعل من تطبيق تقنية (</w:t>
      </w:r>
      <w:r w:rsidR="007E00A9">
        <w:rPr>
          <w:rFonts w:ascii="Calibri" w:eastAsia="Calibri" w:hAnsi="Calibri" w:cs="Simplified Arabic"/>
        </w:rPr>
        <w:t>n-gram</w:t>
      </w:r>
      <w:r w:rsidR="0046449A">
        <w:rPr>
          <w:rFonts w:ascii="Calibri" w:eastAsia="Calibri" w:hAnsi="Calibri" w:cs="Simplified Arabic" w:hint="cs"/>
          <w:rtl/>
        </w:rPr>
        <w:t>) بمفهومها التقليد</w:t>
      </w:r>
      <w:r w:rsidR="002C36BF">
        <w:rPr>
          <w:rFonts w:ascii="Calibri" w:eastAsia="Calibri" w:hAnsi="Calibri" w:cs="Simplified Arabic" w:hint="cs"/>
          <w:rtl/>
        </w:rPr>
        <w:t>ي</w:t>
      </w:r>
      <w:r w:rsidR="0046449A">
        <w:rPr>
          <w:rFonts w:ascii="Calibri" w:eastAsia="Calibri" w:hAnsi="Calibri" w:cs="Simplified Arabic" w:hint="cs"/>
          <w:rtl/>
        </w:rPr>
        <w:t xml:space="preserve"> غير مجدية كما هي في اللغة الإنجليزية وغيرها من اللغات. </w:t>
      </w:r>
    </w:p>
    <w:p w:rsidR="006608D7" w:rsidRPr="007E00A9" w:rsidRDefault="004A39E8" w:rsidP="006608D7">
      <w:pPr>
        <w:bidi/>
        <w:spacing w:line="240" w:lineRule="auto"/>
        <w:ind w:firstLine="4"/>
        <w:jc w:val="both"/>
        <w:rPr>
          <w:rFonts w:ascii="Calibri" w:eastAsia="Calibri" w:hAnsi="Calibri" w:cs="Simplified Arabic"/>
          <w:b/>
          <w:bCs/>
          <w:rtl/>
        </w:rPr>
      </w:pPr>
      <w:r>
        <w:rPr>
          <w:rFonts w:ascii="Calibri" w:eastAsia="Calibri" w:hAnsi="Calibri" w:cs="Simplified Arabic" w:hint="cs"/>
          <w:b/>
          <w:bCs/>
          <w:rtl/>
        </w:rPr>
        <w:t>5</w:t>
      </w:r>
      <w:r w:rsidR="007E00A9" w:rsidRPr="007E00A9">
        <w:rPr>
          <w:rFonts w:ascii="Calibri" w:eastAsia="Calibri" w:hAnsi="Calibri" w:cs="Simplified Arabic" w:hint="cs"/>
          <w:b/>
          <w:bCs/>
          <w:rtl/>
        </w:rPr>
        <w:t>- الفهرسة المنية على التجريد واستخدام القواعد اللغوية</w:t>
      </w:r>
    </w:p>
    <w:p w:rsidR="007E00A9" w:rsidRDefault="007E00A9" w:rsidP="007233FF">
      <w:pPr>
        <w:bidi/>
        <w:spacing w:line="240" w:lineRule="auto"/>
        <w:ind w:firstLine="4"/>
        <w:jc w:val="both"/>
        <w:rPr>
          <w:rFonts w:ascii="Calibri" w:eastAsia="Calibri" w:hAnsi="Calibri" w:cs="Simplified Arabic"/>
          <w:rtl/>
        </w:rPr>
      </w:pPr>
      <w:r>
        <w:rPr>
          <w:rFonts w:ascii="Calibri" w:eastAsia="Calibri" w:hAnsi="Calibri" w:cs="Simplified Arabic" w:hint="cs"/>
          <w:rtl/>
        </w:rPr>
        <w:t xml:space="preserve">تشبه هذه الطريقة طريقة الفهرسة المبنية على التجريد، ولكنها تستخدم القواعد </w:t>
      </w:r>
      <w:r w:rsidR="007233FF">
        <w:rPr>
          <w:rFonts w:ascii="Calibri" w:eastAsia="Calibri" w:hAnsi="Calibri" w:cs="Simplified Arabic" w:hint="cs"/>
          <w:rtl/>
        </w:rPr>
        <w:t xml:space="preserve">اللغوية </w:t>
      </w:r>
      <w:r>
        <w:rPr>
          <w:rFonts w:ascii="Calibri" w:eastAsia="Calibri" w:hAnsi="Calibri" w:cs="Simplified Arabic" w:hint="cs"/>
          <w:rtl/>
        </w:rPr>
        <w:t>للحصول على نتائج أفضل لعملية التجريد. وقد أثبتت إحدى الدراسات الحديثة (34) تفوق هذه الطريقة من حيث دقة التجريد على التجريد بدون استخدام القواعد النحوية، ولكن الباحثين لم يوفروا أي تجارب لدمج هذه الطريقة بنظام استرجاع نصوص عربية لمعرفة مدى التفوق الذي ستحققه.</w:t>
      </w:r>
    </w:p>
    <w:p w:rsidR="007E00A9" w:rsidRPr="007E00A9" w:rsidRDefault="004A39E8" w:rsidP="007E00A9">
      <w:pPr>
        <w:bidi/>
        <w:spacing w:line="240" w:lineRule="auto"/>
        <w:ind w:firstLine="4"/>
        <w:jc w:val="both"/>
        <w:rPr>
          <w:rFonts w:ascii="Calibri" w:eastAsia="Calibri" w:hAnsi="Calibri" w:cs="Simplified Arabic"/>
          <w:b/>
          <w:bCs/>
          <w:rtl/>
        </w:rPr>
      </w:pPr>
      <w:r>
        <w:rPr>
          <w:rFonts w:ascii="Calibri" w:eastAsia="Calibri" w:hAnsi="Calibri" w:cs="Simplified Arabic" w:hint="cs"/>
          <w:b/>
          <w:bCs/>
          <w:rtl/>
        </w:rPr>
        <w:t>6</w:t>
      </w:r>
      <w:r w:rsidR="007E00A9" w:rsidRPr="007E00A9">
        <w:rPr>
          <w:rFonts w:ascii="Calibri" w:eastAsia="Calibri" w:hAnsi="Calibri" w:cs="Simplified Arabic" w:hint="cs"/>
          <w:b/>
          <w:bCs/>
          <w:rtl/>
        </w:rPr>
        <w:t>- الفهرسة المبنية على المعاجم</w:t>
      </w:r>
    </w:p>
    <w:p w:rsidR="00AC5CCE" w:rsidRDefault="007E00A9" w:rsidP="00BB012C">
      <w:pPr>
        <w:bidi/>
        <w:spacing w:line="240" w:lineRule="auto"/>
        <w:ind w:firstLine="4"/>
        <w:jc w:val="both"/>
        <w:rPr>
          <w:rFonts w:ascii="Calibri" w:eastAsia="Calibri" w:hAnsi="Calibri" w:cs="Simplified Arabic"/>
          <w:rtl/>
        </w:rPr>
      </w:pPr>
      <w:r>
        <w:rPr>
          <w:rFonts w:ascii="Calibri" w:eastAsia="Calibri" w:hAnsi="Calibri" w:cs="Simplified Arabic" w:hint="cs"/>
          <w:rtl/>
        </w:rPr>
        <w:lastRenderedPageBreak/>
        <w:t xml:space="preserve">باستخدام هذه الطريقة، يتم فهرسة كل كلمة في الوثيقة باستخدام مرادفات تلك الكلمة (12). </w:t>
      </w:r>
      <w:r w:rsidR="00704817">
        <w:rPr>
          <w:rFonts w:ascii="Calibri" w:eastAsia="Calibri" w:hAnsi="Calibri" w:cs="Simplified Arabic" w:hint="cs"/>
          <w:rtl/>
        </w:rPr>
        <w:t xml:space="preserve">وفي دراسة </w:t>
      </w:r>
      <w:r w:rsidR="00BB012C">
        <w:rPr>
          <w:rFonts w:ascii="Calibri" w:eastAsia="Calibri" w:hAnsi="Calibri" w:cs="Simplified Arabic" w:hint="cs"/>
          <w:rtl/>
        </w:rPr>
        <w:t xml:space="preserve">أجريت </w:t>
      </w:r>
      <w:r w:rsidR="00704817">
        <w:rPr>
          <w:rFonts w:ascii="Calibri" w:eastAsia="Calibri" w:hAnsi="Calibri" w:cs="Simplified Arabic" w:hint="cs"/>
          <w:rtl/>
        </w:rPr>
        <w:t>على استرجاع الآيات من القرآن الكريم</w:t>
      </w:r>
      <w:r w:rsidR="00BB012C">
        <w:rPr>
          <w:rFonts w:ascii="Calibri" w:eastAsia="Calibri" w:hAnsi="Calibri" w:cs="Simplified Arabic" w:hint="cs"/>
          <w:rtl/>
        </w:rPr>
        <w:t xml:space="preserve"> (36) </w:t>
      </w:r>
      <w:r w:rsidR="00704817">
        <w:rPr>
          <w:rFonts w:ascii="Calibri" w:eastAsia="Calibri" w:hAnsi="Calibri" w:cs="Simplified Arabic" w:hint="cs"/>
          <w:rtl/>
        </w:rPr>
        <w:t xml:space="preserve">ثبت أن استخدام الفهرسة المبنية على المعاجم أدى إلى ارتفاع نسبة الدقة في الاسترجاع مقارنة باستخدام الفهرسة المبنية على استخراج الجذور. </w:t>
      </w:r>
      <w:r w:rsidR="00BB012C">
        <w:rPr>
          <w:rFonts w:ascii="Calibri" w:eastAsia="Calibri" w:hAnsi="Calibri" w:cs="Simplified Arabic" w:hint="cs"/>
          <w:rtl/>
        </w:rPr>
        <w:t>وفي دراسة أخرى</w:t>
      </w:r>
      <w:r w:rsidR="00704817">
        <w:rPr>
          <w:rFonts w:ascii="Calibri" w:eastAsia="Calibri" w:hAnsi="Calibri" w:cs="Simplified Arabic" w:hint="cs"/>
          <w:rtl/>
        </w:rPr>
        <w:t xml:space="preserve"> </w:t>
      </w:r>
      <w:r w:rsidR="00BB012C">
        <w:rPr>
          <w:rFonts w:ascii="Calibri" w:eastAsia="Calibri" w:hAnsi="Calibri" w:cs="Simplified Arabic" w:hint="cs"/>
          <w:rtl/>
        </w:rPr>
        <w:t>(14) ثبت أن استخدام الفهرسة المبنية على المعاجم زادت من آداء نظام استرجاع نصوص عربي</w:t>
      </w:r>
      <w:r w:rsidR="000D7938">
        <w:rPr>
          <w:rFonts w:ascii="Calibri" w:eastAsia="Calibri" w:hAnsi="Calibri" w:cs="Simplified Arabic" w:hint="cs"/>
          <w:rtl/>
        </w:rPr>
        <w:t>ة</w:t>
      </w:r>
      <w:r w:rsidR="00BB012C">
        <w:rPr>
          <w:rFonts w:ascii="Calibri" w:eastAsia="Calibri" w:hAnsi="Calibri" w:cs="Simplified Arabic" w:hint="cs"/>
          <w:rtl/>
        </w:rPr>
        <w:t xml:space="preserve"> بنسة 18%</w:t>
      </w:r>
      <w:r w:rsidR="000D7938">
        <w:rPr>
          <w:rFonts w:ascii="Calibri" w:eastAsia="Calibri" w:hAnsi="Calibri" w:cs="Simplified Arabic" w:hint="cs"/>
          <w:rtl/>
        </w:rPr>
        <w:t>.</w:t>
      </w:r>
      <w:r w:rsidR="00BB012C">
        <w:rPr>
          <w:rFonts w:ascii="Calibri" w:eastAsia="Calibri" w:hAnsi="Calibri" w:cs="Simplified Arabic" w:hint="cs"/>
          <w:rtl/>
        </w:rPr>
        <w:t xml:space="preserve"> </w:t>
      </w:r>
      <w:r w:rsidR="00704817">
        <w:rPr>
          <w:rFonts w:ascii="Calibri" w:eastAsia="Calibri" w:hAnsi="Calibri" w:cs="Simplified Arabic" w:hint="cs"/>
          <w:rtl/>
        </w:rPr>
        <w:t xml:space="preserve"> </w:t>
      </w:r>
    </w:p>
    <w:p w:rsidR="00AC5CCE" w:rsidRPr="00AC5CCE" w:rsidRDefault="004A39E8" w:rsidP="004A39E8">
      <w:pPr>
        <w:bidi/>
        <w:spacing w:line="240" w:lineRule="auto"/>
        <w:ind w:firstLine="4"/>
        <w:jc w:val="both"/>
        <w:rPr>
          <w:rFonts w:ascii="Calibri" w:eastAsia="Calibri" w:hAnsi="Calibri" w:cs="Simplified Arabic"/>
          <w:b/>
          <w:bCs/>
          <w:rtl/>
        </w:rPr>
      </w:pPr>
      <w:r>
        <w:rPr>
          <w:rFonts w:ascii="Calibri" w:eastAsia="Calibri" w:hAnsi="Calibri" w:cs="Simplified Arabic" w:hint="cs"/>
          <w:b/>
          <w:bCs/>
          <w:rtl/>
        </w:rPr>
        <w:t xml:space="preserve">7- </w:t>
      </w:r>
      <w:r w:rsidR="00AC5CCE" w:rsidRPr="00AC5CCE">
        <w:rPr>
          <w:rFonts w:ascii="Calibri" w:eastAsia="Calibri" w:hAnsi="Calibri" w:cs="Simplified Arabic" w:hint="cs"/>
          <w:b/>
          <w:bCs/>
          <w:rtl/>
        </w:rPr>
        <w:t>فهرسة جموع التكسير</w:t>
      </w:r>
    </w:p>
    <w:p w:rsidR="00AC5CCE" w:rsidRDefault="007A40B8" w:rsidP="001E595D">
      <w:pPr>
        <w:bidi/>
        <w:spacing w:line="240" w:lineRule="auto"/>
        <w:ind w:firstLine="4"/>
        <w:jc w:val="both"/>
        <w:rPr>
          <w:rFonts w:ascii="Calibri" w:eastAsia="Calibri" w:hAnsi="Calibri" w:cs="Simplified Arabic"/>
          <w:rtl/>
        </w:rPr>
      </w:pPr>
      <w:r>
        <w:rPr>
          <w:rFonts w:ascii="Calibri" w:eastAsia="Calibri" w:hAnsi="Calibri" w:cs="Simplified Arabic" w:hint="cs"/>
          <w:rtl/>
        </w:rPr>
        <w:t>يمثل تجريد جموع التكسير وإعادتها لصيغها المفردة تحدياً حقيقاً لمعالجة اللغة العربية بشكل عام ولاسترجاع النص العربي بشكل خاص. وذلك لأن جموع التكسير لا تتبع نسقاً واحداً يمكن معرفته كما في جمع المذكر والمؤنث السالم، وتحوي على العديد من الزوائد الوسطية التي يصعب تتبعها. وقد حاولت إحدى الدراسات</w:t>
      </w:r>
      <w:r w:rsidR="00E146B1">
        <w:rPr>
          <w:rFonts w:ascii="Calibri" w:eastAsia="Calibri" w:hAnsi="Calibri" w:cs="Simplified Arabic" w:hint="cs"/>
          <w:rtl/>
        </w:rPr>
        <w:t xml:space="preserve"> (14)</w:t>
      </w:r>
      <w:r>
        <w:rPr>
          <w:rFonts w:ascii="Calibri" w:eastAsia="Calibri" w:hAnsi="Calibri" w:cs="Simplified Arabic" w:hint="cs"/>
          <w:rtl/>
        </w:rPr>
        <w:t xml:space="preserve"> حل هذه المعضلة عن طريق استخدام تقنية (</w:t>
      </w:r>
      <w:r w:rsidRPr="00F64AE0">
        <w:rPr>
          <w:rFonts w:asciiTheme="majorBidi" w:eastAsia="Calibri" w:hAnsiTheme="majorBidi" w:cstheme="majorBidi"/>
        </w:rPr>
        <w:t>n-gram</w:t>
      </w:r>
      <w:r>
        <w:rPr>
          <w:rFonts w:ascii="Calibri" w:eastAsia="Calibri" w:hAnsi="Calibri" w:cs="Simplified Arabic" w:hint="cs"/>
          <w:rtl/>
        </w:rPr>
        <w:t>)، ولكنها</w:t>
      </w:r>
      <w:r w:rsidR="00E146B1">
        <w:rPr>
          <w:rFonts w:ascii="Calibri" w:eastAsia="Calibri" w:hAnsi="Calibri" w:cs="Simplified Arabic" w:hint="cs"/>
          <w:rtl/>
        </w:rPr>
        <w:t xml:space="preserve"> لم تثبت جدارتها في ذلك. وفي دراسة أخرى (27) أعتمد الباحثون على </w:t>
      </w:r>
      <w:r>
        <w:rPr>
          <w:rFonts w:ascii="Calibri" w:eastAsia="Calibri" w:hAnsi="Calibri" w:cs="Simplified Arabic" w:hint="cs"/>
          <w:rtl/>
        </w:rPr>
        <w:t>استخدام معجم يضم قائمة</w:t>
      </w:r>
      <w:r w:rsidR="00E146B1">
        <w:rPr>
          <w:rFonts w:ascii="Calibri" w:eastAsia="Calibri" w:hAnsi="Calibri" w:cs="Simplified Arabic" w:hint="cs"/>
          <w:rtl/>
        </w:rPr>
        <w:t xml:space="preserve"> بالصيغ المفردة من </w:t>
      </w:r>
      <w:r>
        <w:rPr>
          <w:rFonts w:ascii="Calibri" w:eastAsia="Calibri" w:hAnsi="Calibri" w:cs="Simplified Arabic" w:hint="cs"/>
          <w:rtl/>
        </w:rPr>
        <w:t>جموع التكسير</w:t>
      </w:r>
      <w:r w:rsidR="00E146B1">
        <w:rPr>
          <w:rFonts w:ascii="Calibri" w:eastAsia="Calibri" w:hAnsi="Calibri" w:cs="Simplified Arabic" w:hint="cs"/>
          <w:rtl/>
        </w:rPr>
        <w:t xml:space="preserve"> والتي تستخدم للتعرف على الكلمة التي تعد جمع تكسير، وقد أثبت الباحثون أن الفهرسة المبنية على التجريد والتي تعتني بتجريد جموع التكسير تفوقت على الفهرسة المبنية على التجريد والتي لا تعتني بجموع التكسير. </w:t>
      </w:r>
      <w:r>
        <w:rPr>
          <w:rFonts w:ascii="Calibri" w:eastAsia="Calibri" w:hAnsi="Calibri" w:cs="Simplified Arabic" w:hint="cs"/>
          <w:rtl/>
        </w:rPr>
        <w:t xml:space="preserve"> </w:t>
      </w:r>
    </w:p>
    <w:p w:rsidR="00AC5CCE" w:rsidRPr="00AC5CCE" w:rsidRDefault="004A39E8" w:rsidP="009B2BF9">
      <w:pPr>
        <w:bidi/>
        <w:spacing w:line="240" w:lineRule="auto"/>
        <w:ind w:firstLine="4"/>
        <w:jc w:val="both"/>
        <w:rPr>
          <w:rFonts w:ascii="Calibri" w:eastAsia="Calibri" w:hAnsi="Calibri" w:cs="Simplified Arabic"/>
          <w:b/>
          <w:bCs/>
          <w:rtl/>
        </w:rPr>
      </w:pPr>
      <w:r>
        <w:rPr>
          <w:rFonts w:ascii="Calibri" w:eastAsia="Calibri" w:hAnsi="Calibri" w:cs="Simplified Arabic" w:hint="cs"/>
          <w:b/>
          <w:bCs/>
          <w:rtl/>
        </w:rPr>
        <w:t>8</w:t>
      </w:r>
      <w:r w:rsidR="00AC5CCE" w:rsidRPr="00AC5CCE">
        <w:rPr>
          <w:rFonts w:ascii="Calibri" w:eastAsia="Calibri" w:hAnsi="Calibri" w:cs="Simplified Arabic" w:hint="cs"/>
          <w:b/>
          <w:bCs/>
          <w:rtl/>
        </w:rPr>
        <w:t xml:space="preserve">- فهرسة الأسماء </w:t>
      </w:r>
      <w:r w:rsidR="009B2BF9">
        <w:rPr>
          <w:rFonts w:ascii="Calibri" w:eastAsia="Calibri" w:hAnsi="Calibri" w:cs="Simplified Arabic" w:hint="cs"/>
          <w:b/>
          <w:bCs/>
          <w:rtl/>
        </w:rPr>
        <w:t>والجمل القصيرة</w:t>
      </w:r>
    </w:p>
    <w:p w:rsidR="005A4CC5" w:rsidRDefault="00E146B1" w:rsidP="009B2BF9">
      <w:pPr>
        <w:bidi/>
        <w:spacing w:line="240" w:lineRule="auto"/>
        <w:ind w:firstLine="4"/>
        <w:jc w:val="both"/>
        <w:rPr>
          <w:rFonts w:ascii="Calibri" w:eastAsia="Calibri" w:hAnsi="Calibri" w:cs="Simplified Arabic"/>
          <w:rtl/>
        </w:rPr>
      </w:pPr>
      <w:r>
        <w:rPr>
          <w:rFonts w:ascii="Calibri" w:eastAsia="Calibri" w:hAnsi="Calibri" w:cs="Simplified Arabic" w:hint="cs"/>
          <w:rtl/>
        </w:rPr>
        <w:t xml:space="preserve">تناولت بعض الدراسات </w:t>
      </w:r>
      <w:r w:rsidR="00524399">
        <w:rPr>
          <w:rFonts w:ascii="Calibri" w:eastAsia="Calibri" w:hAnsi="Calibri" w:cs="Simplified Arabic" w:hint="cs"/>
          <w:rtl/>
        </w:rPr>
        <w:t>مدى فاعلية الفهرسة المبنية على نوع الكلمة (حرف، اسم، فعل) على زيادة السرعة وتقليل المساحة المطلوبة لعمية الفهرسة. ففي إحدى الدراسات (15) أثبت الباحثون أن هذا النوع من الفهرسة يزيد من فاعلية عملية الفهرسة مقارنة بنقص طفيف لكل من مقياسي الدقة والاسترجاع. وقد أثبت الباحثون أن فهرسة الأسماء فقط</w:t>
      </w:r>
      <w:r w:rsidR="009B2BF9">
        <w:rPr>
          <w:rFonts w:ascii="Calibri" w:eastAsia="Calibri" w:hAnsi="Calibri" w:cs="Simplified Arabic" w:hint="cs"/>
          <w:rtl/>
        </w:rPr>
        <w:t xml:space="preserve"> زادت من كفاءة عملية الفهرسة بمقدار 45% مع نقص بلغ أقل من 1% لمقياسي الدقة والاسترجاع. </w:t>
      </w:r>
    </w:p>
    <w:p w:rsidR="00AC5CCE" w:rsidRDefault="009B2BF9" w:rsidP="005A4CC5">
      <w:pPr>
        <w:bidi/>
        <w:spacing w:line="240" w:lineRule="auto"/>
        <w:ind w:firstLine="4"/>
        <w:jc w:val="both"/>
        <w:rPr>
          <w:rFonts w:ascii="Calibri" w:eastAsia="Calibri" w:hAnsi="Calibri" w:cs="Simplified Arabic"/>
          <w:rtl/>
        </w:rPr>
      </w:pPr>
      <w:r>
        <w:rPr>
          <w:rFonts w:ascii="Calibri" w:eastAsia="Calibri" w:hAnsi="Calibri" w:cs="Simplified Arabic" w:hint="cs"/>
          <w:rtl/>
        </w:rPr>
        <w:t>وبالنسبة للفهرسة المبنية على الجمل القصير فقد أثبتت إحدى الدراسات (32) أن الفهرسة المبنية على الجمل الإسمية القصيرة لم تزد من فاعلية استرجاع النصوص العربية.</w:t>
      </w:r>
      <w:r w:rsidR="005A4CC5">
        <w:rPr>
          <w:rFonts w:ascii="Calibri" w:eastAsia="Calibri" w:hAnsi="Calibri" w:cs="Simplified Arabic" w:hint="cs"/>
          <w:rtl/>
        </w:rPr>
        <w:t xml:space="preserve"> وفي دراسة أخرى (16)(26) طور الباحثون </w:t>
      </w:r>
      <w:r w:rsidR="001E595D">
        <w:rPr>
          <w:rFonts w:ascii="Calibri" w:eastAsia="Calibri" w:hAnsi="Calibri" w:cs="Simplified Arabic" w:hint="cs"/>
          <w:rtl/>
        </w:rPr>
        <w:t>أ</w:t>
      </w:r>
      <w:r w:rsidR="005A4CC5">
        <w:rPr>
          <w:rFonts w:ascii="Calibri" w:eastAsia="Calibri" w:hAnsi="Calibri" w:cs="Simplified Arabic" w:hint="cs"/>
          <w:rtl/>
        </w:rPr>
        <w:t xml:space="preserve">داة لاستخراج المصطلحات المكونة من أكثر من كلمة واستخدموها في الفهرسة للتعزيز من قدرة نظام استرجاع المعلومات الخاص بهم وقد أثبتت تجاربهم </w:t>
      </w:r>
      <w:r w:rsidR="001E595D">
        <w:rPr>
          <w:rFonts w:ascii="Calibri" w:eastAsia="Calibri" w:hAnsi="Calibri" w:cs="Simplified Arabic" w:hint="cs"/>
          <w:rtl/>
        </w:rPr>
        <w:t>أ</w:t>
      </w:r>
      <w:r w:rsidR="005A4CC5">
        <w:rPr>
          <w:rFonts w:ascii="Calibri" w:eastAsia="Calibri" w:hAnsi="Calibri" w:cs="Simplified Arabic" w:hint="cs"/>
          <w:rtl/>
        </w:rPr>
        <w:t>ن استخدام هذه الطريقة مصحوبة بطريقة (</w:t>
      </w:r>
      <w:r w:rsidR="005A4CC5" w:rsidRPr="001620CF">
        <w:rPr>
          <w:rFonts w:ascii="Times New Roman" w:hAnsi="Times New Roman" w:cs="Times New Roman"/>
          <w:sz w:val="20"/>
          <w:szCs w:val="20"/>
        </w:rPr>
        <w:t>Okapi BM25</w:t>
      </w:r>
      <w:r w:rsidR="005A4CC5">
        <w:rPr>
          <w:rFonts w:ascii="Calibri" w:eastAsia="Calibri" w:hAnsi="Calibri" w:cs="Simplified Arabic" w:hint="cs"/>
          <w:rtl/>
        </w:rPr>
        <w:t xml:space="preserve">) لتحديد وزن العبارات أثناء الفهرسة زادت من </w:t>
      </w:r>
      <w:r w:rsidR="001E595D">
        <w:rPr>
          <w:rFonts w:ascii="Calibri" w:eastAsia="Calibri" w:hAnsi="Calibri" w:cs="Simplified Arabic" w:hint="cs"/>
          <w:rtl/>
        </w:rPr>
        <w:t>أ</w:t>
      </w:r>
      <w:r w:rsidR="005A4CC5">
        <w:rPr>
          <w:rFonts w:ascii="Calibri" w:eastAsia="Calibri" w:hAnsi="Calibri" w:cs="Simplified Arabic" w:hint="cs"/>
          <w:rtl/>
        </w:rPr>
        <w:t xml:space="preserve">داء نظام استرجاع المعلومات.  </w:t>
      </w:r>
    </w:p>
    <w:p w:rsidR="00AC5CCE" w:rsidRPr="00AC5CCE" w:rsidRDefault="004A39E8" w:rsidP="00AC5CCE">
      <w:pPr>
        <w:bidi/>
        <w:spacing w:line="240" w:lineRule="auto"/>
        <w:ind w:firstLine="4"/>
        <w:jc w:val="both"/>
        <w:rPr>
          <w:rFonts w:ascii="Calibri" w:eastAsia="Calibri" w:hAnsi="Calibri" w:cs="Simplified Arabic"/>
          <w:b/>
          <w:bCs/>
          <w:rtl/>
        </w:rPr>
      </w:pPr>
      <w:r>
        <w:rPr>
          <w:rFonts w:ascii="Calibri" w:eastAsia="Calibri" w:hAnsi="Calibri" w:cs="Simplified Arabic" w:hint="cs"/>
          <w:b/>
          <w:bCs/>
          <w:rtl/>
        </w:rPr>
        <w:t>9</w:t>
      </w:r>
      <w:r w:rsidR="00AC5CCE" w:rsidRPr="00AC5CCE">
        <w:rPr>
          <w:rFonts w:ascii="Calibri" w:eastAsia="Calibri" w:hAnsi="Calibri" w:cs="Simplified Arabic" w:hint="cs"/>
          <w:b/>
          <w:bCs/>
          <w:rtl/>
        </w:rPr>
        <w:t xml:space="preserve">- تحديد أوزان كلمات الفهرسة </w:t>
      </w:r>
    </w:p>
    <w:p w:rsidR="00AC5CCE" w:rsidRDefault="008B0924" w:rsidP="008D5F14">
      <w:pPr>
        <w:bidi/>
        <w:spacing w:line="240" w:lineRule="auto"/>
        <w:ind w:firstLine="4"/>
        <w:jc w:val="both"/>
        <w:rPr>
          <w:rFonts w:ascii="Calibri" w:eastAsia="Calibri" w:hAnsi="Calibri" w:cs="Simplified Arabic"/>
          <w:rtl/>
        </w:rPr>
      </w:pPr>
      <w:r>
        <w:rPr>
          <w:rFonts w:ascii="Calibri" w:eastAsia="Calibri" w:hAnsi="Calibri" w:cs="Simplified Arabic" w:hint="cs"/>
          <w:rtl/>
        </w:rPr>
        <w:t>تهتم عملية تحديد أوزان كلمات الفهرسة بإعطاء الوزن الأمثل لكل كلمة فهرسة والذي يناسب الدرجة التي تمثل بها هذه الكلمة الوثيقة التي وردت فيها. وقد تناولت بعض الدراسات هذه الناحية المهمة من عملية الفهرسة، ففي در</w:t>
      </w:r>
      <w:r w:rsidR="00310A91">
        <w:rPr>
          <w:rFonts w:ascii="Calibri" w:eastAsia="Calibri" w:hAnsi="Calibri" w:cs="Simplified Arabic" w:hint="cs"/>
          <w:rtl/>
        </w:rPr>
        <w:t>ا</w:t>
      </w:r>
      <w:r>
        <w:rPr>
          <w:rFonts w:ascii="Calibri" w:eastAsia="Calibri" w:hAnsi="Calibri" w:cs="Simplified Arabic" w:hint="cs"/>
          <w:rtl/>
        </w:rPr>
        <w:t xml:space="preserve">سة مؤخرة (28) تناول </w:t>
      </w:r>
      <w:r w:rsidR="00310A91">
        <w:rPr>
          <w:rFonts w:ascii="Calibri" w:eastAsia="Calibri" w:hAnsi="Calibri" w:cs="Simplified Arabic" w:hint="cs"/>
          <w:rtl/>
        </w:rPr>
        <w:t xml:space="preserve">فيها </w:t>
      </w:r>
      <w:r>
        <w:rPr>
          <w:rFonts w:ascii="Calibri" w:eastAsia="Calibri" w:hAnsi="Calibri" w:cs="Simplified Arabic" w:hint="cs"/>
          <w:rtl/>
        </w:rPr>
        <w:t>الباحث</w:t>
      </w:r>
      <w:r w:rsidR="00310A91">
        <w:rPr>
          <w:rFonts w:ascii="Calibri" w:eastAsia="Calibri" w:hAnsi="Calibri" w:cs="Simplified Arabic" w:hint="cs"/>
          <w:rtl/>
        </w:rPr>
        <w:t xml:space="preserve"> تأثير إزالة الحروف وغيرها من الكلمات التي لا تعطي معنىً بذاتها</w:t>
      </w:r>
      <w:r w:rsidR="008D5F14">
        <w:rPr>
          <w:rFonts w:ascii="Calibri" w:eastAsia="Calibri" w:hAnsi="Calibri" w:cs="Simplified Arabic" w:hint="cs"/>
          <w:rtl/>
        </w:rPr>
        <w:t xml:space="preserve">، </w:t>
      </w:r>
      <w:r w:rsidR="00310A91">
        <w:rPr>
          <w:rFonts w:ascii="Calibri" w:eastAsia="Calibri" w:hAnsi="Calibri" w:cs="Simplified Arabic" w:hint="cs"/>
          <w:rtl/>
        </w:rPr>
        <w:t>وكذلك تأثير استخدام أنواع متعددة من طرق تحديد وزن كلمات الفهرسة على استرجاع النصوص العربية، وجد الباحث أن استخدام طريقة (</w:t>
      </w:r>
      <w:r w:rsidR="00310A91" w:rsidRPr="001620CF">
        <w:rPr>
          <w:rFonts w:ascii="Times New Roman" w:hAnsi="Times New Roman" w:cs="Times New Roman"/>
          <w:sz w:val="20"/>
          <w:szCs w:val="20"/>
        </w:rPr>
        <w:t>Okapi BM25</w:t>
      </w:r>
      <w:r w:rsidR="00310A91">
        <w:rPr>
          <w:rFonts w:ascii="Calibri" w:eastAsia="Calibri" w:hAnsi="Calibri" w:cs="Simplified Arabic" w:hint="cs"/>
          <w:rtl/>
        </w:rPr>
        <w:t>) بالإضافة إلى إزالة الكلمات العامة والتي ليس لها معنىً بذاتها أعطى أفضل النتائج في الاسترجاع مقارنة بطرق تحديد الوزن الأخرى مثل (</w:t>
      </w:r>
      <w:r w:rsidR="00310A91" w:rsidRPr="001620CF">
        <w:rPr>
          <w:rFonts w:ascii="Times New Roman" w:hAnsi="Times New Roman" w:cs="Times New Roman"/>
          <w:sz w:val="20"/>
          <w:szCs w:val="20"/>
        </w:rPr>
        <w:t>TF*IDF</w:t>
      </w:r>
      <w:r w:rsidR="00310A91">
        <w:rPr>
          <w:rFonts w:ascii="Calibri" w:eastAsia="Calibri" w:hAnsi="Calibri" w:cs="Simplified Arabic" w:hint="cs"/>
          <w:rtl/>
        </w:rPr>
        <w:t>) و (</w:t>
      </w:r>
      <w:r w:rsidR="00310A91" w:rsidRPr="001620CF">
        <w:rPr>
          <w:rFonts w:ascii="Times New Roman" w:hAnsi="Times New Roman" w:cs="Times New Roman"/>
          <w:sz w:val="20"/>
          <w:szCs w:val="20"/>
        </w:rPr>
        <w:t>KL</w:t>
      </w:r>
      <w:r w:rsidR="00310A91">
        <w:rPr>
          <w:rFonts w:ascii="Calibri" w:eastAsia="Calibri" w:hAnsi="Calibri" w:cs="Simplified Arabic" w:hint="cs"/>
          <w:rtl/>
        </w:rPr>
        <w:t>)، وأنه عندما لا يعمل أي تهيئة للنص أو إزالة لأي من الكلمات فإن طريقة (</w:t>
      </w:r>
      <w:r w:rsidR="00310A91" w:rsidRPr="001620CF">
        <w:rPr>
          <w:rFonts w:ascii="Times New Roman" w:hAnsi="Times New Roman" w:cs="Times New Roman"/>
          <w:sz w:val="20"/>
          <w:szCs w:val="20"/>
        </w:rPr>
        <w:t>TF*IDF</w:t>
      </w:r>
      <w:r w:rsidR="00310A91">
        <w:rPr>
          <w:rFonts w:ascii="Calibri" w:eastAsia="Calibri" w:hAnsi="Calibri" w:cs="Simplified Arabic" w:hint="cs"/>
          <w:rtl/>
        </w:rPr>
        <w:t>) المشهورة تعد الأفضل.</w:t>
      </w:r>
    </w:p>
    <w:p w:rsidR="00E252B2" w:rsidRDefault="005804D3" w:rsidP="005804D3">
      <w:pPr>
        <w:bidi/>
        <w:spacing w:line="240" w:lineRule="auto"/>
        <w:ind w:firstLine="4"/>
        <w:jc w:val="both"/>
        <w:rPr>
          <w:rFonts w:ascii="Calibri" w:eastAsia="Calibri" w:hAnsi="Calibri" w:cs="Simplified Arabic"/>
          <w:rtl/>
        </w:rPr>
      </w:pPr>
      <w:r>
        <w:rPr>
          <w:rFonts w:ascii="Calibri" w:eastAsia="Calibri" w:hAnsi="Calibri" w:cs="Simplified Arabic" w:hint="cs"/>
          <w:rtl/>
        </w:rPr>
        <w:t xml:space="preserve">ومن ناحية أخرى تناولت إحدى الدراسات (12) طريقة لتحديد وزن كلمات الفهرسة تعتمد على ثلاثة عوامل، وهي: عدد المرات التي تكررت فيها الكلمة في الوثيقة، عدد الكلمات المجردة لتلك الكلمة، وأخيراً توزيع تلك الكلمة في الوثيقة. وقد أثبتت تلك الدراسة فاعلية الطريقة المتبعة من حيث زيادة الدقة والاسترجاع. </w:t>
      </w:r>
      <w:r w:rsidR="00E252B2">
        <w:rPr>
          <w:rFonts w:ascii="Calibri" w:eastAsia="Calibri" w:hAnsi="Calibri" w:cs="Simplified Arabic" w:hint="cs"/>
          <w:rtl/>
        </w:rPr>
        <w:t xml:space="preserve"> </w:t>
      </w:r>
    </w:p>
    <w:p w:rsidR="005804D3" w:rsidRPr="005804D3" w:rsidRDefault="001E595D" w:rsidP="005804D3">
      <w:pPr>
        <w:bidi/>
        <w:spacing w:line="240" w:lineRule="auto"/>
        <w:ind w:firstLine="4"/>
        <w:jc w:val="both"/>
        <w:rPr>
          <w:rFonts w:ascii="Calibri" w:eastAsia="Calibri" w:hAnsi="Calibri" w:cs="Simplified Arabic"/>
          <w:b/>
          <w:bCs/>
          <w:rtl/>
        </w:rPr>
      </w:pPr>
      <w:r>
        <w:rPr>
          <w:rFonts w:ascii="Calibri" w:eastAsia="Calibri" w:hAnsi="Calibri" w:cs="Simplified Arabic" w:hint="cs"/>
          <w:b/>
          <w:bCs/>
          <w:rtl/>
        </w:rPr>
        <w:lastRenderedPageBreak/>
        <w:t xml:space="preserve">ثانيا: </w:t>
      </w:r>
      <w:r w:rsidR="005804D3" w:rsidRPr="005804D3">
        <w:rPr>
          <w:rFonts w:ascii="Calibri" w:eastAsia="Calibri" w:hAnsi="Calibri" w:cs="Simplified Arabic" w:hint="cs"/>
          <w:b/>
          <w:bCs/>
          <w:rtl/>
        </w:rPr>
        <w:t>إعادة الصياغة الآلية للاستعلامات</w:t>
      </w:r>
    </w:p>
    <w:p w:rsidR="005804D3" w:rsidRDefault="00E70E35" w:rsidP="001E595D">
      <w:pPr>
        <w:bidi/>
        <w:spacing w:line="240" w:lineRule="auto"/>
        <w:ind w:firstLine="4"/>
        <w:jc w:val="both"/>
        <w:rPr>
          <w:rFonts w:ascii="Calibri" w:eastAsia="Calibri" w:hAnsi="Calibri" w:cs="Simplified Arabic"/>
          <w:rtl/>
        </w:rPr>
      </w:pPr>
      <w:r>
        <w:rPr>
          <w:rFonts w:ascii="Calibri" w:eastAsia="Calibri" w:hAnsi="Calibri" w:cs="Simplified Arabic" w:hint="cs"/>
          <w:rtl/>
        </w:rPr>
        <w:t>تعد إعادة صياغة الاستعلامات إحدى تقنيات است</w:t>
      </w:r>
      <w:r w:rsidR="00DB65B4">
        <w:rPr>
          <w:rFonts w:ascii="Calibri" w:eastAsia="Calibri" w:hAnsi="Calibri" w:cs="Simplified Arabic" w:hint="cs"/>
          <w:rtl/>
        </w:rPr>
        <w:t xml:space="preserve">رجاع المعلومات والتي تستخدم إما لإضافة مفردات جديدة للاستعلام، أو لإعادة تعيين الوزن لكلمات الاستعلام، أو كلاهما بغرض الحصول على عدد أكبر من الوثائق المطابقة. ويوجد ثلاث طرق </w:t>
      </w:r>
      <w:r w:rsidR="001E595D">
        <w:rPr>
          <w:rFonts w:ascii="Calibri" w:eastAsia="Calibri" w:hAnsi="Calibri" w:cs="Simplified Arabic" w:hint="cs"/>
          <w:rtl/>
        </w:rPr>
        <w:t xml:space="preserve">رئيسة </w:t>
      </w:r>
      <w:r w:rsidR="00DB65B4">
        <w:rPr>
          <w:rFonts w:ascii="Calibri" w:eastAsia="Calibri" w:hAnsi="Calibri" w:cs="Simplified Arabic" w:hint="cs"/>
          <w:rtl/>
        </w:rPr>
        <w:t>لإعادة صياغة الاستعلام وهي: إعادة الصياغة عن طريق التغذية الراجعة</w:t>
      </w:r>
      <w:r w:rsidR="00E04110">
        <w:rPr>
          <w:rFonts w:ascii="Calibri" w:eastAsia="Calibri" w:hAnsi="Calibri" w:cs="Simplified Arabic" w:hint="cs"/>
          <w:rtl/>
        </w:rPr>
        <w:t xml:space="preserve"> (</w:t>
      </w:r>
      <w:r w:rsidR="00E04110" w:rsidRPr="00E04110">
        <w:rPr>
          <w:rFonts w:asciiTheme="majorBidi" w:eastAsia="Calibri" w:hAnsiTheme="majorBidi" w:cstheme="majorBidi"/>
        </w:rPr>
        <w:t>Relevance Feedback</w:t>
      </w:r>
      <w:r w:rsidR="00E04110">
        <w:rPr>
          <w:rFonts w:ascii="Calibri" w:eastAsia="Calibri" w:hAnsi="Calibri" w:cs="Simplified Arabic" w:hint="cs"/>
          <w:rtl/>
        </w:rPr>
        <w:t>)</w:t>
      </w:r>
      <w:r w:rsidR="00DB65B4">
        <w:rPr>
          <w:rFonts w:ascii="Calibri" w:eastAsia="Calibri" w:hAnsi="Calibri" w:cs="Simplified Arabic" w:hint="cs"/>
          <w:rtl/>
        </w:rPr>
        <w:t>، وإعادة الصياغة عن طريق التحليل الآلي المحلي</w:t>
      </w:r>
      <w:r w:rsidR="00E04110">
        <w:rPr>
          <w:rFonts w:ascii="Calibri" w:eastAsia="Calibri" w:hAnsi="Calibri" w:cs="Simplified Arabic" w:hint="cs"/>
          <w:rtl/>
        </w:rPr>
        <w:t xml:space="preserve"> (</w:t>
      </w:r>
      <w:r w:rsidR="00E04110" w:rsidRPr="00E04110">
        <w:rPr>
          <w:rFonts w:asciiTheme="majorBidi" w:eastAsia="Calibri" w:hAnsiTheme="majorBidi" w:cstheme="majorBidi"/>
        </w:rPr>
        <w:t>Automatic Local Analysis</w:t>
      </w:r>
      <w:r w:rsidR="00E04110">
        <w:rPr>
          <w:rFonts w:ascii="Calibri" w:eastAsia="Calibri" w:hAnsi="Calibri" w:cs="Simplified Arabic" w:hint="cs"/>
          <w:rtl/>
        </w:rPr>
        <w:t>)</w:t>
      </w:r>
      <w:r w:rsidR="00DB65B4">
        <w:rPr>
          <w:rFonts w:ascii="Calibri" w:eastAsia="Calibri" w:hAnsi="Calibri" w:cs="Simplified Arabic" w:hint="cs"/>
          <w:rtl/>
        </w:rPr>
        <w:t xml:space="preserve"> </w:t>
      </w:r>
      <w:r w:rsidR="00D3524B">
        <w:rPr>
          <w:rFonts w:ascii="Calibri" w:eastAsia="Calibri" w:hAnsi="Calibri" w:cs="Simplified Arabic" w:hint="cs"/>
          <w:rtl/>
        </w:rPr>
        <w:t>وتسمى</w:t>
      </w:r>
      <w:r w:rsidR="00DB65B4">
        <w:rPr>
          <w:rFonts w:ascii="Calibri" w:eastAsia="Calibri" w:hAnsi="Calibri" w:cs="Simplified Arabic" w:hint="cs"/>
          <w:rtl/>
        </w:rPr>
        <w:t xml:space="preserve"> أيضا</w:t>
      </w:r>
      <w:r w:rsidR="00D3524B">
        <w:rPr>
          <w:rFonts w:ascii="Calibri" w:eastAsia="Calibri" w:hAnsi="Calibri" w:cs="Simplified Arabic" w:hint="cs"/>
          <w:rtl/>
        </w:rPr>
        <w:t xml:space="preserve">ً </w:t>
      </w:r>
      <w:r w:rsidR="00815B9E">
        <w:rPr>
          <w:rFonts w:ascii="Calibri" w:eastAsia="Calibri" w:hAnsi="Calibri" w:cs="Simplified Arabic" w:hint="cs"/>
          <w:rtl/>
        </w:rPr>
        <w:t>استنباط</w:t>
      </w:r>
      <w:r w:rsidR="00DB65B4">
        <w:rPr>
          <w:rFonts w:ascii="Calibri" w:eastAsia="Calibri" w:hAnsi="Calibri" w:cs="Simplified Arabic" w:hint="cs"/>
          <w:rtl/>
        </w:rPr>
        <w:t xml:space="preserve"> الاستعلام عن طريق الأمثلة</w:t>
      </w:r>
      <w:r w:rsidR="00E04110">
        <w:rPr>
          <w:rFonts w:ascii="Calibri" w:eastAsia="Calibri" w:hAnsi="Calibri" w:cs="Simplified Arabic" w:hint="cs"/>
          <w:rtl/>
        </w:rPr>
        <w:t xml:space="preserve"> (</w:t>
      </w:r>
      <w:r w:rsidR="00E04110" w:rsidRPr="00E04110">
        <w:rPr>
          <w:rFonts w:asciiTheme="majorBidi" w:eastAsia="Calibri" w:hAnsiTheme="majorBidi" w:cstheme="majorBidi"/>
        </w:rPr>
        <w:t>Inductive Query By Example</w:t>
      </w:r>
      <w:r w:rsidR="00E04110">
        <w:rPr>
          <w:rFonts w:ascii="Calibri" w:eastAsia="Calibri" w:hAnsi="Calibri" w:cs="Simplified Arabic" w:hint="cs"/>
          <w:rtl/>
        </w:rPr>
        <w:t>)</w:t>
      </w:r>
      <w:r w:rsidR="00DB65B4">
        <w:rPr>
          <w:rFonts w:ascii="Calibri" w:eastAsia="Calibri" w:hAnsi="Calibri" w:cs="Simplified Arabic" w:hint="cs"/>
          <w:rtl/>
        </w:rPr>
        <w:t>، وأخيراً إعادة الصياغة عن طريق التحليل الآلي الشامل</w:t>
      </w:r>
      <w:r w:rsidR="00E04110">
        <w:rPr>
          <w:rFonts w:ascii="Calibri" w:eastAsia="Calibri" w:hAnsi="Calibri" w:cs="Simplified Arabic" w:hint="cs"/>
          <w:rtl/>
        </w:rPr>
        <w:t xml:space="preserve"> (</w:t>
      </w:r>
      <w:r w:rsidR="00E04110" w:rsidRPr="00E04110">
        <w:rPr>
          <w:rFonts w:asciiTheme="majorBidi" w:eastAsia="Calibri" w:hAnsiTheme="majorBidi" w:cstheme="majorBidi"/>
        </w:rPr>
        <w:t>Automatic Global Analysis</w:t>
      </w:r>
      <w:r w:rsidR="00E04110">
        <w:rPr>
          <w:rFonts w:ascii="Calibri" w:eastAsia="Calibri" w:hAnsi="Calibri" w:cs="Simplified Arabic" w:hint="cs"/>
          <w:rtl/>
        </w:rPr>
        <w:t>)</w:t>
      </w:r>
      <w:r w:rsidR="00D3524B">
        <w:rPr>
          <w:rFonts w:ascii="Calibri" w:eastAsia="Calibri" w:hAnsi="Calibri" w:cs="Simplified Arabic" w:hint="cs"/>
          <w:rtl/>
        </w:rPr>
        <w:t xml:space="preserve"> (7)</w:t>
      </w:r>
      <w:r w:rsidR="00DB65B4">
        <w:rPr>
          <w:rFonts w:ascii="Calibri" w:eastAsia="Calibri" w:hAnsi="Calibri" w:cs="Simplified Arabic" w:hint="cs"/>
          <w:rtl/>
        </w:rPr>
        <w:t>.</w:t>
      </w:r>
      <w:r w:rsidR="000420F1">
        <w:rPr>
          <w:rFonts w:ascii="Calibri" w:eastAsia="Calibri" w:hAnsi="Calibri" w:cs="Simplified Arabic" w:hint="cs"/>
          <w:rtl/>
        </w:rPr>
        <w:t xml:space="preserve"> وقد حظيت إعادة الصياغة الآلية للاستعلامات العربية أيضاً بنصيب وافر من الأبحاث خلال العقد المنصرم، ويوجد العديد من الأبحاث في هذا المجال.</w:t>
      </w:r>
    </w:p>
    <w:p w:rsidR="00E04110" w:rsidRPr="00E04110" w:rsidRDefault="00E04110" w:rsidP="00E04110">
      <w:pPr>
        <w:bidi/>
        <w:spacing w:line="240" w:lineRule="auto"/>
        <w:ind w:firstLine="4"/>
        <w:jc w:val="both"/>
        <w:rPr>
          <w:rFonts w:ascii="Calibri" w:eastAsia="Calibri" w:hAnsi="Calibri" w:cs="Simplified Arabic"/>
          <w:b/>
          <w:bCs/>
          <w:rtl/>
        </w:rPr>
      </w:pPr>
      <w:r w:rsidRPr="00E04110">
        <w:rPr>
          <w:rFonts w:ascii="Calibri" w:eastAsia="Calibri" w:hAnsi="Calibri" w:cs="Simplified Arabic" w:hint="cs"/>
          <w:b/>
          <w:bCs/>
          <w:rtl/>
        </w:rPr>
        <w:t>1- إعادة صياغة الاستعلام عن طريق التغذية الراجعة</w:t>
      </w:r>
    </w:p>
    <w:p w:rsidR="00E04110" w:rsidRDefault="002A0D6D" w:rsidP="002A0D6D">
      <w:pPr>
        <w:bidi/>
        <w:spacing w:line="240" w:lineRule="auto"/>
        <w:ind w:firstLine="4"/>
        <w:jc w:val="both"/>
        <w:rPr>
          <w:rFonts w:ascii="Calibri" w:eastAsia="Calibri" w:hAnsi="Calibri" w:cs="Simplified Arabic"/>
          <w:rtl/>
        </w:rPr>
      </w:pPr>
      <w:r>
        <w:rPr>
          <w:rFonts w:ascii="Calibri" w:eastAsia="Calibri" w:hAnsi="Calibri" w:cs="Simplified Arabic" w:hint="cs"/>
          <w:rtl/>
        </w:rPr>
        <w:t xml:space="preserve">وفي هذه الطريقة يطلب من المستخدم أن يحدد ما إذا كانت الوثائق المسترجعة كرد على استعلامه ذات صلة بالموضوع الذي يريده أم لا، ومن ثم تعاد صياغة الاستعلام وفقاً لذلك عن طريق إضافة كلمات وردت في الوثائق ذات الصلة، أو إزالة كلمات وردت في الوثائق التي لا تمت للموضوع بصلة، أو إعادة وزن كلمات البحث. ويدخل هذا الاستعلام الجديد في نظام استرجاع المعلومات لاسترجاع مجموعة أخرى من الوثائق والتي ربما تكون أكثر صلة بالموضوع، وأحياناً تكرر هذه الطريقة حتى يرضى المستخدم عن النتائج التي حققت. </w:t>
      </w:r>
    </w:p>
    <w:p w:rsidR="00711FF0" w:rsidRDefault="00EC7D77" w:rsidP="00EC7D77">
      <w:pPr>
        <w:bidi/>
        <w:spacing w:line="240" w:lineRule="auto"/>
        <w:ind w:firstLine="4"/>
        <w:jc w:val="both"/>
        <w:rPr>
          <w:rFonts w:ascii="Calibri" w:eastAsia="Calibri" w:hAnsi="Calibri" w:cs="Simplified Arabic"/>
          <w:rtl/>
        </w:rPr>
      </w:pPr>
      <w:r>
        <w:rPr>
          <w:rFonts w:ascii="Calibri" w:eastAsia="Calibri" w:hAnsi="Calibri" w:cs="Simplified Arabic" w:hint="cs"/>
          <w:rtl/>
        </w:rPr>
        <w:t>وفي دراسة تناولت استخدام هذه الطريقة في محرك بحث عربي (38) طلب من المستخدم تصنيف الوثائق التي تم استردادها كنتيجة لاستعلامه إلى وثائق ذات صلة بموضوع الاستعلام ووثائق ليس لها صلة به، كما طلب منه اختيار مرادفات كلمات البحث المناسبة من معجم يحوي الكلمات ومرادفاتها لكي تتم إضافتها أيضاً للاستعلام الجديد. وقد وجد الباحثون أن استخدام هذه الطريقة التفاعلية لإزالة ال</w:t>
      </w:r>
      <w:r w:rsidR="001D6A72">
        <w:rPr>
          <w:rFonts w:ascii="Calibri" w:eastAsia="Calibri" w:hAnsi="Calibri" w:cs="Simplified Arabic" w:hint="cs"/>
          <w:rtl/>
        </w:rPr>
        <w:t>غموض عن معاني الكلمات وتوسعة الا</w:t>
      </w:r>
      <w:r>
        <w:rPr>
          <w:rFonts w:ascii="Calibri" w:eastAsia="Calibri" w:hAnsi="Calibri" w:cs="Simplified Arabic" w:hint="cs"/>
          <w:rtl/>
        </w:rPr>
        <w:t>ستعلام تحقق نتائج مرضية لنظام الاسترجاع من ناحية زيادة مقياسي الدقة والاسترجاع إذا كانت المرادفات المضافة ذات علاقة وطيدة ب</w:t>
      </w:r>
      <w:del w:id="3" w:author="محمد مصطفى" w:date="2010-08-16T00:13:00Z">
        <w:r w:rsidDel="001E595D">
          <w:rPr>
            <w:rFonts w:ascii="Calibri" w:eastAsia="Calibri" w:hAnsi="Calibri" w:cs="Simplified Arabic" w:hint="cs"/>
            <w:rtl/>
          </w:rPr>
          <w:delText>ال</w:delText>
        </w:r>
      </w:del>
      <w:r>
        <w:rPr>
          <w:rFonts w:ascii="Calibri" w:eastAsia="Calibri" w:hAnsi="Calibri" w:cs="Simplified Arabic" w:hint="cs"/>
          <w:rtl/>
        </w:rPr>
        <w:t>كلمات الاستعلام الأصلية</w:t>
      </w:r>
      <w:r w:rsidR="00711FF0">
        <w:rPr>
          <w:rFonts w:ascii="Calibri" w:eastAsia="Calibri" w:hAnsi="Calibri" w:cs="Simplified Arabic" w:hint="cs"/>
          <w:rtl/>
        </w:rPr>
        <w:t>، والعكس إذا كانت الكلمات المرادفة ذات معنى شمولي.</w:t>
      </w:r>
      <w:r>
        <w:rPr>
          <w:rFonts w:ascii="Calibri" w:eastAsia="Calibri" w:hAnsi="Calibri" w:cs="Simplified Arabic" w:hint="cs"/>
          <w:rtl/>
        </w:rPr>
        <w:t xml:space="preserve"> </w:t>
      </w:r>
    </w:p>
    <w:p w:rsidR="001D6A72" w:rsidRDefault="00711FF0" w:rsidP="00711FF0">
      <w:pPr>
        <w:bidi/>
        <w:spacing w:line="240" w:lineRule="auto"/>
        <w:ind w:firstLine="4"/>
        <w:jc w:val="both"/>
        <w:rPr>
          <w:rFonts w:ascii="Calibri" w:eastAsia="Calibri" w:hAnsi="Calibri" w:cs="Simplified Arabic"/>
          <w:rtl/>
        </w:rPr>
      </w:pPr>
      <w:r>
        <w:rPr>
          <w:rFonts w:ascii="Calibri" w:eastAsia="Calibri" w:hAnsi="Calibri" w:cs="Simplified Arabic" w:hint="cs"/>
          <w:rtl/>
        </w:rPr>
        <w:t xml:space="preserve">ومن ناحية أخرى، أثبتت إحدى الدراسات (41) وبالتجارب العملية أن توسعة الاستعلام باستخدام الطريقة التفاعلية (عن طريق التغذية الراجعة من المستخدم) تفوقت على استخدام الطريقة الآلية (وهي ما تعرف بإعادة صياغة الاستعلام عن طريق التحليل الآلي المحلي) من ناحية فاعلية الاسترجاع. كما قد وجد الباحثون أن استخدام أياً من الطريقتين أفضل من عدم استخدام أي طريقة لإعادة صياغة الاستعلام وتوسعته. </w:t>
      </w:r>
    </w:p>
    <w:p w:rsidR="001D6A72" w:rsidRPr="001D6A72" w:rsidRDefault="001D6A72" w:rsidP="001D6A72">
      <w:pPr>
        <w:bidi/>
        <w:spacing w:line="240" w:lineRule="auto"/>
        <w:ind w:firstLine="4"/>
        <w:jc w:val="both"/>
        <w:rPr>
          <w:rFonts w:ascii="Calibri" w:eastAsia="Calibri" w:hAnsi="Calibri" w:cs="Simplified Arabic"/>
          <w:b/>
          <w:bCs/>
          <w:rtl/>
        </w:rPr>
      </w:pPr>
      <w:r w:rsidRPr="001D6A72">
        <w:rPr>
          <w:rFonts w:ascii="Calibri" w:eastAsia="Calibri" w:hAnsi="Calibri" w:cs="Simplified Arabic" w:hint="cs"/>
          <w:b/>
          <w:bCs/>
          <w:rtl/>
        </w:rPr>
        <w:t>2- إعادة صياغة الاستعلام عن طريق التحليل الآلي المحلي</w:t>
      </w:r>
    </w:p>
    <w:p w:rsidR="001D6A72" w:rsidRDefault="00815B9E" w:rsidP="00E17335">
      <w:pPr>
        <w:bidi/>
        <w:spacing w:line="240" w:lineRule="auto"/>
        <w:ind w:firstLine="4"/>
        <w:jc w:val="both"/>
        <w:rPr>
          <w:rFonts w:ascii="Calibri" w:eastAsia="Calibri" w:hAnsi="Calibri" w:cs="Simplified Arabic"/>
          <w:rtl/>
        </w:rPr>
      </w:pPr>
      <w:r>
        <w:rPr>
          <w:rFonts w:ascii="Calibri" w:eastAsia="Calibri" w:hAnsi="Calibri" w:cs="Simplified Arabic" w:hint="cs"/>
          <w:rtl/>
        </w:rPr>
        <w:t>في طريقة إعادة صياغة الاستعلام عن طريق التحليل الآلي المحلي، والتي تعرف باستنباط</w:t>
      </w:r>
      <w:r w:rsidR="001D6A72">
        <w:rPr>
          <w:rFonts w:ascii="Calibri" w:eastAsia="Calibri" w:hAnsi="Calibri" w:cs="Simplified Arabic" w:hint="cs"/>
          <w:rtl/>
        </w:rPr>
        <w:t xml:space="preserve"> الاستعلام عن طريق الأمثلة</w:t>
      </w:r>
      <w:r>
        <w:rPr>
          <w:rFonts w:ascii="Calibri" w:eastAsia="Calibri" w:hAnsi="Calibri" w:cs="Simplified Arabic" w:hint="cs"/>
          <w:rtl/>
        </w:rPr>
        <w:t xml:space="preserve">، يوفر المستخدم لنظام استرجاع المعلومات مجموعة من الوثائق ذات الصلة بالموضوع الذي يرغب في البحث عنه، وأحياناً أيضاً مجموعة من الوثائق التي ليس لها صلة بالموضوع، ومن ثم يقوم النظام باستنتاج الكلمات الأساسية من الوثائق ذات الصلة، وأحياناً إقصاء الكلمات التي وردت في الوثائق التي ليس لها صلة، ويستخدمها كاستعلام من أجل الحصول على وثائق أخرى ذات صلة بالموضوع (4). </w:t>
      </w:r>
      <w:r w:rsidR="00E17335">
        <w:rPr>
          <w:rFonts w:ascii="Calibri" w:eastAsia="Calibri" w:hAnsi="Calibri" w:cs="Simplified Arabic" w:hint="cs"/>
          <w:rtl/>
        </w:rPr>
        <w:t>ولا ت</w:t>
      </w:r>
      <w:r>
        <w:rPr>
          <w:rFonts w:ascii="Calibri" w:eastAsia="Calibri" w:hAnsi="Calibri" w:cs="Simplified Arabic" w:hint="cs"/>
          <w:rtl/>
        </w:rPr>
        <w:t>ستخدم</w:t>
      </w:r>
      <w:r w:rsidR="001D6A72">
        <w:rPr>
          <w:rFonts w:ascii="Calibri" w:eastAsia="Calibri" w:hAnsi="Calibri" w:cs="Simplified Arabic" w:hint="cs"/>
          <w:rtl/>
        </w:rPr>
        <w:t xml:space="preserve"> </w:t>
      </w:r>
      <w:r w:rsidR="00E17335">
        <w:rPr>
          <w:rFonts w:ascii="Calibri" w:eastAsia="Calibri" w:hAnsi="Calibri" w:cs="Simplified Arabic" w:hint="cs"/>
          <w:rtl/>
        </w:rPr>
        <w:t>هذه الطريقة عادةً في عمل الاستعلامات التي تستخدم مرة واحدة فقط، بل تستخدم في عمل الاستعلامات التي تستخدم باستمرار (2).</w:t>
      </w:r>
    </w:p>
    <w:p w:rsidR="00E17335" w:rsidRDefault="00E17335" w:rsidP="00BE5064">
      <w:pPr>
        <w:bidi/>
        <w:spacing w:line="240" w:lineRule="auto"/>
        <w:ind w:firstLine="4"/>
        <w:jc w:val="both"/>
        <w:rPr>
          <w:rFonts w:ascii="Calibri" w:eastAsia="Calibri" w:hAnsi="Calibri" w:cs="Simplified Arabic"/>
          <w:rtl/>
        </w:rPr>
      </w:pPr>
      <w:r>
        <w:rPr>
          <w:rFonts w:ascii="Calibri" w:eastAsia="Calibri" w:hAnsi="Calibri" w:cs="Simplified Arabic" w:hint="cs"/>
          <w:rtl/>
        </w:rPr>
        <w:t>ويعد (</w:t>
      </w:r>
      <w:proofErr w:type="spellStart"/>
      <w:r w:rsidRPr="00E17335">
        <w:rPr>
          <w:rFonts w:ascii="Times New Roman" w:hAnsi="Times New Roman" w:cs="Times New Roman"/>
          <w:sz w:val="20"/>
          <w:szCs w:val="20"/>
        </w:rPr>
        <w:t>AuthenTique</w:t>
      </w:r>
      <w:proofErr w:type="spellEnd"/>
      <w:r>
        <w:rPr>
          <w:rFonts w:ascii="Calibri" w:eastAsia="Calibri" w:hAnsi="Calibri" w:cs="Simplified Arabic" w:hint="cs"/>
          <w:rtl/>
        </w:rPr>
        <w:t xml:space="preserve">) من الأبحاث التي طبقت هذه الطريقة على اللغة العربية (35)، وهو نظام استرجاع نصوص عربية مبني على استرجاع الأحاديث الشريفة. ويعمد هذا النظام على استخراج جذور الكلمات التي وردت في الاستعلام ومطابقتها بالفهرس المبني على استخراج الجذور لإنتاج القائمة الأولية من الوثائق، ومن ثم يستخدم طريقة التحليل المحلي لإعادة صياغة الاستعلام. وقد </w:t>
      </w:r>
      <w:r w:rsidR="005B7F5C">
        <w:rPr>
          <w:rFonts w:ascii="Calibri" w:eastAsia="Calibri" w:hAnsi="Calibri" w:cs="Simplified Arabic" w:hint="cs"/>
          <w:rtl/>
        </w:rPr>
        <w:t>طبق الباحثون هذه الطريقة على أحد</w:t>
      </w:r>
      <w:r>
        <w:rPr>
          <w:rFonts w:ascii="Calibri" w:eastAsia="Calibri" w:hAnsi="Calibri" w:cs="Simplified Arabic" w:hint="cs"/>
          <w:rtl/>
        </w:rPr>
        <w:t xml:space="preserve"> </w:t>
      </w:r>
      <w:r w:rsidR="005B7F5C">
        <w:rPr>
          <w:rFonts w:ascii="Calibri" w:eastAsia="Calibri" w:hAnsi="Calibri" w:cs="Simplified Arabic" w:hint="cs"/>
          <w:rtl/>
        </w:rPr>
        <w:t>ال</w:t>
      </w:r>
      <w:r>
        <w:rPr>
          <w:rFonts w:ascii="Calibri" w:eastAsia="Calibri" w:hAnsi="Calibri" w:cs="Simplified Arabic" w:hint="cs"/>
          <w:rtl/>
        </w:rPr>
        <w:t>استعلام</w:t>
      </w:r>
      <w:r w:rsidR="005B7F5C">
        <w:rPr>
          <w:rFonts w:ascii="Calibri" w:eastAsia="Calibri" w:hAnsi="Calibri" w:cs="Simplified Arabic" w:hint="cs"/>
          <w:rtl/>
        </w:rPr>
        <w:t>ات فكانت نسبة مقياسي الدقة والاسترجاع بالتوالي على النحو التالي: 0</w:t>
      </w:r>
      <w:r w:rsidR="001F510F">
        <w:rPr>
          <w:rFonts w:ascii="Calibri" w:eastAsia="Calibri" w:hAnsi="Calibri" w:cs="Simplified Arabic" w:hint="cs"/>
          <w:rtl/>
        </w:rPr>
        <w:t>,</w:t>
      </w:r>
      <w:r w:rsidR="005B7F5C">
        <w:rPr>
          <w:rFonts w:ascii="Calibri" w:eastAsia="Calibri" w:hAnsi="Calibri" w:cs="Simplified Arabic" w:hint="cs"/>
          <w:rtl/>
        </w:rPr>
        <w:t>66 و 0</w:t>
      </w:r>
      <w:r w:rsidR="001F510F">
        <w:rPr>
          <w:rFonts w:ascii="Calibri" w:eastAsia="Calibri" w:hAnsi="Calibri" w:cs="Simplified Arabic" w:hint="cs"/>
          <w:rtl/>
        </w:rPr>
        <w:t>,</w:t>
      </w:r>
      <w:r w:rsidR="005B7F5C">
        <w:rPr>
          <w:rFonts w:ascii="Calibri" w:eastAsia="Calibri" w:hAnsi="Calibri" w:cs="Simplified Arabic" w:hint="cs"/>
          <w:rtl/>
        </w:rPr>
        <w:t>80.</w:t>
      </w:r>
      <w:r w:rsidR="00BE5064">
        <w:rPr>
          <w:rFonts w:ascii="Calibri" w:eastAsia="Calibri" w:hAnsi="Calibri" w:cs="Simplified Arabic" w:hint="cs"/>
          <w:rtl/>
        </w:rPr>
        <w:t xml:space="preserve"> ويرجع النجاح </w:t>
      </w:r>
      <w:r w:rsidR="00BE5064">
        <w:rPr>
          <w:rFonts w:ascii="Calibri" w:eastAsia="Calibri" w:hAnsi="Calibri" w:cs="Simplified Arabic" w:hint="cs"/>
          <w:rtl/>
        </w:rPr>
        <w:lastRenderedPageBreak/>
        <w:t xml:space="preserve">الذي تحققه هذه الطريقة على مجموعة الوثائق التي تطبق عليها، فتطبيقها مجدي على مجموعة محدودة وغير متغيرة باستمرار لأن نتائج البحث ستكون محدودة نوعاً ما، أما تطبيقها على مجاميع كبيرة غير مجدي لأنه سيؤدي إلى توسيع نطاق البحث بشكل كبير ومن ثم انخفاض كبير في مقياسي الدقة والاسترجاع.  </w:t>
      </w:r>
    </w:p>
    <w:p w:rsidR="001D6A72" w:rsidRPr="001D6A72" w:rsidRDefault="001D6A72" w:rsidP="001D6A72">
      <w:pPr>
        <w:bidi/>
        <w:spacing w:line="240" w:lineRule="auto"/>
        <w:ind w:firstLine="4"/>
        <w:jc w:val="both"/>
        <w:rPr>
          <w:rFonts w:ascii="Calibri" w:eastAsia="Calibri" w:hAnsi="Calibri" w:cs="Simplified Arabic"/>
          <w:b/>
          <w:bCs/>
          <w:rtl/>
        </w:rPr>
      </w:pPr>
      <w:r w:rsidRPr="001D6A72">
        <w:rPr>
          <w:rFonts w:ascii="Calibri" w:eastAsia="Calibri" w:hAnsi="Calibri" w:cs="Simplified Arabic" w:hint="cs"/>
          <w:b/>
          <w:bCs/>
          <w:rtl/>
        </w:rPr>
        <w:t>3- إعادة صياغة الاستعلام عن طريق التحليل الآلي الشامل</w:t>
      </w:r>
    </w:p>
    <w:p w:rsidR="005B7F5C" w:rsidRDefault="005B7F5C" w:rsidP="001E595D">
      <w:pPr>
        <w:bidi/>
        <w:spacing w:line="240" w:lineRule="auto"/>
        <w:ind w:firstLine="4"/>
        <w:jc w:val="both"/>
        <w:rPr>
          <w:rFonts w:ascii="Calibri" w:eastAsia="Calibri" w:hAnsi="Calibri" w:cs="Simplified Arabic"/>
          <w:rtl/>
        </w:rPr>
      </w:pPr>
      <w:r>
        <w:rPr>
          <w:rFonts w:ascii="Calibri" w:eastAsia="Calibri" w:hAnsi="Calibri" w:cs="Simplified Arabic" w:hint="cs"/>
          <w:rtl/>
        </w:rPr>
        <w:t xml:space="preserve">على خلاف الطريقتين السابقتين، تعتمد هذه الطريقة على إنشاء علاقة </w:t>
      </w:r>
      <w:r w:rsidR="001E595D">
        <w:rPr>
          <w:rFonts w:ascii="Calibri" w:eastAsia="Calibri" w:hAnsi="Calibri" w:cs="Simplified Arabic" w:hint="cs"/>
          <w:rtl/>
        </w:rPr>
        <w:t>تربط</w:t>
      </w:r>
      <w:r>
        <w:rPr>
          <w:rFonts w:ascii="Calibri" w:eastAsia="Calibri" w:hAnsi="Calibri" w:cs="Simplified Arabic" w:hint="cs"/>
          <w:rtl/>
        </w:rPr>
        <w:t xml:space="preserve"> بين جميع كلمات الفهرسة لكل الوثائق في المجموعة، وليس فقط فيما بين الوثائق ذات الصلة والوثائق التي ليس لها صلة. ومعظم تقنيات هذه الطريقة تقوم على إنشاء معجم تشابه يحدد العلاقة بين كلمات الفهرسة بناءً على المفهوم الذي تمثله وليس فقط بناءً على ورودها معاً في نفس الوثيقة (7).</w:t>
      </w:r>
      <w:r w:rsidR="00711FF0">
        <w:rPr>
          <w:rFonts w:ascii="Calibri" w:eastAsia="Calibri" w:hAnsi="Calibri" w:cs="Simplified Arabic" w:hint="cs"/>
          <w:rtl/>
        </w:rPr>
        <w:t xml:space="preserve"> </w:t>
      </w:r>
    </w:p>
    <w:p w:rsidR="00446D64" w:rsidRDefault="00EB4742" w:rsidP="001E595D">
      <w:pPr>
        <w:bidi/>
        <w:spacing w:line="240" w:lineRule="auto"/>
        <w:ind w:firstLine="4"/>
        <w:jc w:val="both"/>
        <w:rPr>
          <w:rFonts w:ascii="Calibri" w:eastAsia="Calibri" w:hAnsi="Calibri" w:cs="Simplified Arabic"/>
          <w:rtl/>
        </w:rPr>
      </w:pPr>
      <w:r>
        <w:rPr>
          <w:rFonts w:ascii="Calibri" w:eastAsia="Calibri" w:hAnsi="Calibri" w:cs="Simplified Arabic" w:hint="cs"/>
          <w:rtl/>
        </w:rPr>
        <w:t>ويوجد العديد من الدراسات التي تناولت تطبيق هذه الطريقة في استرجاع النص العربي. فعلى سبيل المثال، يعتمد محرك البحث العربي برق (43) في إضافة كلمات جديدة للاستعلام على ثلاثة معاجم للمفاهيم مبنية يدوياً وآلياً</w:t>
      </w:r>
      <w:r w:rsidR="003571D0">
        <w:rPr>
          <w:rFonts w:ascii="Calibri" w:eastAsia="Calibri" w:hAnsi="Calibri" w:cs="Simplified Arabic" w:hint="cs"/>
          <w:rtl/>
        </w:rPr>
        <w:t xml:space="preserve">، وعلى توحيد أشكال الحروف كما تطرقنا له في الفهرسة الآلية (30)، </w:t>
      </w:r>
      <w:r>
        <w:rPr>
          <w:rFonts w:ascii="Calibri" w:eastAsia="Calibri" w:hAnsi="Calibri" w:cs="Simplified Arabic" w:hint="cs"/>
          <w:rtl/>
        </w:rPr>
        <w:t xml:space="preserve">وقد حققت تلك الطريقة ارتفاعاً في مقياس الدقة بلغ 75%. </w:t>
      </w:r>
      <w:r w:rsidR="00A30DEB">
        <w:rPr>
          <w:rFonts w:ascii="Calibri" w:eastAsia="Calibri" w:hAnsi="Calibri" w:cs="Simplified Arabic" w:hint="cs"/>
          <w:rtl/>
        </w:rPr>
        <w:t>كما طور الميماني وآخرون (39) طريقة لتوسعة الاستعلام مبنية على إيجاد مترادفات كلمات الاستعلام ومشتقاتها. وقد استخدموا المنطق العصبي- الضبابي (</w:t>
      </w:r>
      <w:proofErr w:type="spellStart"/>
      <w:r w:rsidR="00A30DEB" w:rsidRPr="001620CF">
        <w:rPr>
          <w:rFonts w:ascii="Times New Roman" w:hAnsi="Times New Roman" w:cs="Times New Roman"/>
          <w:sz w:val="20"/>
          <w:szCs w:val="20"/>
        </w:rPr>
        <w:t>Neuro</w:t>
      </w:r>
      <w:proofErr w:type="spellEnd"/>
      <w:r w:rsidR="00A30DEB" w:rsidRPr="001620CF">
        <w:rPr>
          <w:rFonts w:ascii="Times New Roman" w:hAnsi="Times New Roman" w:cs="Times New Roman"/>
          <w:sz w:val="20"/>
          <w:szCs w:val="20"/>
        </w:rPr>
        <w:t>-Fuzzy</w:t>
      </w:r>
      <w:r w:rsidR="00A30DEB">
        <w:rPr>
          <w:rFonts w:ascii="Calibri" w:eastAsia="Calibri" w:hAnsi="Calibri" w:cs="Simplified Arabic" w:hint="cs"/>
          <w:rtl/>
        </w:rPr>
        <w:t>) للحصول على المشتقات الأقرب من حيث المعنى</w:t>
      </w:r>
      <w:r w:rsidR="00785128">
        <w:rPr>
          <w:rFonts w:ascii="Calibri" w:eastAsia="Calibri" w:hAnsi="Calibri" w:cs="Simplified Arabic" w:hint="cs"/>
          <w:rtl/>
        </w:rPr>
        <w:t xml:space="preserve"> لكلمات الاستعلام الأصلية وتقدم للمستخدم كخ</w:t>
      </w:r>
      <w:r w:rsidR="00C53BC6">
        <w:rPr>
          <w:rFonts w:ascii="Calibri" w:eastAsia="Calibri" w:hAnsi="Calibri" w:cs="Simplified Arabic" w:hint="cs"/>
          <w:rtl/>
        </w:rPr>
        <w:t>يارات يمكنه بها توسعة الاستعلام،</w:t>
      </w:r>
      <w:r w:rsidR="00785128">
        <w:rPr>
          <w:rFonts w:ascii="Calibri" w:eastAsia="Calibri" w:hAnsi="Calibri" w:cs="Simplified Arabic" w:hint="cs"/>
          <w:rtl/>
        </w:rPr>
        <w:t xml:space="preserve"> </w:t>
      </w:r>
      <w:r w:rsidR="00C53BC6">
        <w:rPr>
          <w:rFonts w:ascii="Calibri" w:eastAsia="Calibri" w:hAnsi="Calibri" w:cs="Simplified Arabic" w:hint="cs"/>
          <w:rtl/>
        </w:rPr>
        <w:t>و</w:t>
      </w:r>
      <w:r w:rsidR="00785128">
        <w:rPr>
          <w:rFonts w:ascii="Calibri" w:eastAsia="Calibri" w:hAnsi="Calibri" w:cs="Simplified Arabic" w:hint="cs"/>
          <w:rtl/>
        </w:rPr>
        <w:t>يعد الباحثون بتقديم تجارب تثبت فاعلية هذه الطريقة في استرجاع النص.</w:t>
      </w:r>
      <w:r w:rsidR="00A30DEB">
        <w:rPr>
          <w:rFonts w:ascii="Calibri" w:eastAsia="Calibri" w:hAnsi="Calibri" w:cs="Simplified Arabic" w:hint="cs"/>
          <w:rtl/>
        </w:rPr>
        <w:t xml:space="preserve"> </w:t>
      </w:r>
      <w:r w:rsidR="003C113C">
        <w:rPr>
          <w:rFonts w:ascii="Calibri" w:eastAsia="Calibri" w:hAnsi="Calibri" w:cs="Simplified Arabic" w:hint="cs"/>
          <w:rtl/>
        </w:rPr>
        <w:t>بينما اهتمت دراسة</w:t>
      </w:r>
      <w:r w:rsidR="00C53BC6">
        <w:rPr>
          <w:rFonts w:ascii="Calibri" w:eastAsia="Calibri" w:hAnsi="Calibri" w:cs="Simplified Arabic" w:hint="cs"/>
          <w:rtl/>
        </w:rPr>
        <w:t xml:space="preserve"> أخرى (36) </w:t>
      </w:r>
      <w:r w:rsidR="00C96FED">
        <w:rPr>
          <w:rFonts w:ascii="Calibri" w:eastAsia="Calibri" w:hAnsi="Calibri" w:cs="Simplified Arabic" w:hint="cs"/>
          <w:rtl/>
        </w:rPr>
        <w:t>بعملية توسعة الاستعلام</w:t>
      </w:r>
      <w:r w:rsidR="003C113C">
        <w:rPr>
          <w:rFonts w:ascii="Calibri" w:eastAsia="Calibri" w:hAnsi="Calibri" w:cs="Simplified Arabic" w:hint="cs"/>
          <w:rtl/>
        </w:rPr>
        <w:t xml:space="preserve"> لاسترجاع المعلومات من النص العربي المشكّل وغير المشكّل، وطبق فيها الباحث طريقته على النص القرآني </w:t>
      </w:r>
      <w:r w:rsidR="001E595D">
        <w:rPr>
          <w:rFonts w:ascii="Calibri" w:eastAsia="Calibri" w:hAnsi="Calibri" w:cs="Simplified Arabic" w:hint="cs"/>
          <w:rtl/>
        </w:rPr>
        <w:t xml:space="preserve">الكريم </w:t>
      </w:r>
      <w:r w:rsidR="003C113C">
        <w:rPr>
          <w:rFonts w:ascii="Calibri" w:eastAsia="Calibri" w:hAnsi="Calibri" w:cs="Simplified Arabic" w:hint="cs"/>
          <w:rtl/>
        </w:rPr>
        <w:t xml:space="preserve">مستخدماً أربعة أنواع من الفهارس: فهرس الكلمات المشكّلة، فهرس الكلمات غير </w:t>
      </w:r>
      <w:r w:rsidR="001E595D">
        <w:rPr>
          <w:rFonts w:ascii="Calibri" w:eastAsia="Calibri" w:hAnsi="Calibri" w:cs="Simplified Arabic" w:hint="cs"/>
          <w:rtl/>
        </w:rPr>
        <w:t>ال</w:t>
      </w:r>
      <w:r w:rsidR="003C113C">
        <w:rPr>
          <w:rFonts w:ascii="Calibri" w:eastAsia="Calibri" w:hAnsi="Calibri" w:cs="Simplified Arabic" w:hint="cs"/>
          <w:rtl/>
        </w:rPr>
        <w:t xml:space="preserve">مشكّلة، فهرس مبني على استخراج الجذور، وأخيراً فهرس مبني على معجم يضم </w:t>
      </w:r>
      <w:r w:rsidR="00655CBF">
        <w:rPr>
          <w:rFonts w:ascii="Calibri" w:eastAsia="Calibri" w:hAnsi="Calibri" w:cs="Simplified Arabic" w:hint="cs"/>
          <w:rtl/>
        </w:rPr>
        <w:t>مجموعات تحوي الكلمات التي لها المعنى</w:t>
      </w:r>
      <w:r w:rsidR="001E595D">
        <w:rPr>
          <w:rFonts w:ascii="Calibri" w:eastAsia="Calibri" w:hAnsi="Calibri" w:cs="Simplified Arabic" w:hint="cs"/>
          <w:rtl/>
        </w:rPr>
        <w:t xml:space="preserve"> نفسه</w:t>
      </w:r>
      <w:r w:rsidR="00655CBF">
        <w:rPr>
          <w:rFonts w:ascii="Calibri" w:eastAsia="Calibri" w:hAnsi="Calibri" w:cs="Simplified Arabic" w:hint="cs"/>
          <w:rtl/>
        </w:rPr>
        <w:t>.</w:t>
      </w:r>
      <w:r w:rsidR="00911DF3">
        <w:rPr>
          <w:rFonts w:ascii="Calibri" w:eastAsia="Calibri" w:hAnsi="Calibri" w:cs="Simplified Arabic" w:hint="cs"/>
          <w:rtl/>
        </w:rPr>
        <w:t xml:space="preserve"> وقد قارن الباحث ما بين استخدام الفهرس المبني على استخراج الجذور والفهرس المبني على المعجم في توسعة الاستعلام وقد وجد أن</w:t>
      </w:r>
      <w:r w:rsidR="00446D64">
        <w:rPr>
          <w:rFonts w:ascii="Calibri" w:eastAsia="Calibri" w:hAnsi="Calibri" w:cs="Simplified Arabic" w:hint="cs"/>
          <w:rtl/>
        </w:rPr>
        <w:t xml:space="preserve"> الأخير قد تفوق على الأول من حيث متوسط مقياس الدقة.</w:t>
      </w:r>
      <w:r w:rsidR="00911DF3">
        <w:rPr>
          <w:rFonts w:ascii="Calibri" w:eastAsia="Calibri" w:hAnsi="Calibri" w:cs="Simplified Arabic" w:hint="cs"/>
          <w:rtl/>
        </w:rPr>
        <w:t xml:space="preserve"> </w:t>
      </w:r>
    </w:p>
    <w:p w:rsidR="007F0CC0" w:rsidRDefault="00446D64" w:rsidP="007F0CC0">
      <w:pPr>
        <w:bidi/>
        <w:spacing w:line="240" w:lineRule="auto"/>
        <w:ind w:firstLine="4"/>
        <w:jc w:val="both"/>
        <w:rPr>
          <w:rFonts w:ascii="Calibri" w:eastAsia="Calibri" w:hAnsi="Calibri" w:cs="Simplified Arabic"/>
          <w:rtl/>
        </w:rPr>
      </w:pPr>
      <w:r>
        <w:rPr>
          <w:rFonts w:ascii="Calibri" w:eastAsia="Calibri" w:hAnsi="Calibri" w:cs="Simplified Arabic" w:hint="cs"/>
          <w:rtl/>
        </w:rPr>
        <w:t xml:space="preserve">من ناحية أخرى، </w:t>
      </w:r>
      <w:r w:rsidR="00E87FB2">
        <w:rPr>
          <w:rFonts w:ascii="Calibri" w:eastAsia="Calibri" w:hAnsi="Calibri" w:cs="Simplified Arabic" w:hint="cs"/>
          <w:rtl/>
        </w:rPr>
        <w:t>اعتمد المطورون لمحرك الدّال (</w:t>
      </w:r>
      <w:proofErr w:type="spellStart"/>
      <w:r w:rsidR="00E87FB2" w:rsidRPr="00E87FB2">
        <w:rPr>
          <w:rFonts w:ascii="Times New Roman" w:hAnsi="Times New Roman" w:cs="Times New Roman"/>
          <w:sz w:val="20"/>
          <w:szCs w:val="20"/>
        </w:rPr>
        <w:t>Addaall</w:t>
      </w:r>
      <w:proofErr w:type="spellEnd"/>
      <w:r w:rsidR="00E87FB2">
        <w:rPr>
          <w:rFonts w:ascii="Calibri" w:eastAsia="Calibri" w:hAnsi="Calibri" w:cs="Simplified Arabic" w:hint="cs"/>
          <w:rtl/>
        </w:rPr>
        <w:t>) العربي</w:t>
      </w:r>
      <w:r w:rsidR="007F0CC0">
        <w:rPr>
          <w:rFonts w:ascii="Calibri" w:eastAsia="Calibri" w:hAnsi="Calibri" w:cs="Simplified Arabic" w:hint="cs"/>
          <w:rtl/>
        </w:rPr>
        <w:t xml:space="preserve"> (37)</w:t>
      </w:r>
      <w:r w:rsidR="00A30DEB">
        <w:rPr>
          <w:rFonts w:ascii="Calibri" w:eastAsia="Calibri" w:hAnsi="Calibri" w:cs="Simplified Arabic" w:hint="cs"/>
          <w:rtl/>
        </w:rPr>
        <w:t xml:space="preserve"> </w:t>
      </w:r>
      <w:r w:rsidR="00E87FB2">
        <w:rPr>
          <w:rFonts w:ascii="Calibri" w:eastAsia="Calibri" w:hAnsi="Calibri" w:cs="Simplified Arabic" w:hint="cs"/>
          <w:rtl/>
        </w:rPr>
        <w:t xml:space="preserve">طريقةً </w:t>
      </w:r>
      <w:r w:rsidR="007F0CC0">
        <w:rPr>
          <w:rFonts w:ascii="Calibri" w:eastAsia="Calibri" w:hAnsi="Calibri" w:cs="Simplified Arabic" w:hint="cs"/>
          <w:rtl/>
        </w:rPr>
        <w:t>أخرى لإعادة صياغة الاستعلام تعتمد على التحليل والإنشاء الصرفي، وذلك عن طريق تجميع الأوزان الصرفية على حسب معناها ومن ثم إنشاء وإضافة أقرب تصريف لكل كلمة واردة في الاستعلام والذي يتوافق مع معنى تلك الكلمة، ولكننا لم نطلع على أية تجارب توضح مدى فاعلية هذه الطريقة في عملية الاسترجاع.</w:t>
      </w:r>
    </w:p>
    <w:p w:rsidR="00EB4742" w:rsidRDefault="007F0CC0" w:rsidP="001F510F">
      <w:pPr>
        <w:bidi/>
        <w:spacing w:line="240" w:lineRule="auto"/>
        <w:ind w:firstLine="4"/>
        <w:jc w:val="both"/>
        <w:rPr>
          <w:rFonts w:ascii="Calibri" w:eastAsia="Calibri" w:hAnsi="Calibri" w:cs="Simplified Arabic"/>
          <w:rtl/>
        </w:rPr>
      </w:pPr>
      <w:r>
        <w:rPr>
          <w:rFonts w:ascii="Calibri" w:eastAsia="Calibri" w:hAnsi="Calibri" w:cs="Simplified Arabic" w:hint="cs"/>
          <w:rtl/>
        </w:rPr>
        <w:t xml:space="preserve"> وفي دراسة أخرى (40)، اقترح الباحثون تعديلاً على طريقة توسعة الاستعلام المبنية على المفهوم (</w:t>
      </w:r>
      <w:r w:rsidRPr="001620CF">
        <w:rPr>
          <w:rFonts w:ascii="Times New Roman" w:hAnsi="Times New Roman" w:cs="Times New Roman"/>
          <w:sz w:val="20"/>
          <w:szCs w:val="20"/>
        </w:rPr>
        <w:t>concept based query expansion</w:t>
      </w:r>
      <w:r w:rsidR="00771633">
        <w:rPr>
          <w:rFonts w:ascii="Calibri" w:eastAsia="Calibri" w:hAnsi="Calibri" w:cs="Simplified Arabic" w:hint="cs"/>
          <w:rtl/>
        </w:rPr>
        <w:t>)، والمقدمة في (8)، وذلك للتخلص من القيم الشاذة والتي تنتج عن وجود كلمة</w:t>
      </w:r>
      <w:r w:rsidR="00235497">
        <w:rPr>
          <w:rFonts w:ascii="Calibri" w:eastAsia="Calibri" w:hAnsi="Calibri" w:cs="Simplified Arabic" w:hint="cs"/>
          <w:rtl/>
        </w:rPr>
        <w:t xml:space="preserve"> لها درجة تشابه مرتفعة </w:t>
      </w:r>
      <w:r w:rsidR="00771633">
        <w:rPr>
          <w:rFonts w:ascii="Calibri" w:eastAsia="Calibri" w:hAnsi="Calibri" w:cs="Simplified Arabic" w:hint="cs"/>
          <w:rtl/>
        </w:rPr>
        <w:t xml:space="preserve">تطغى على بقية الكلمات والتي لها درجات تشابه </w:t>
      </w:r>
      <w:r w:rsidR="00235497">
        <w:rPr>
          <w:rFonts w:ascii="Calibri" w:eastAsia="Calibri" w:hAnsi="Calibri" w:cs="Simplified Arabic" w:hint="cs"/>
          <w:rtl/>
        </w:rPr>
        <w:t>منخفضة</w:t>
      </w:r>
      <w:r w:rsidR="00771633">
        <w:rPr>
          <w:rFonts w:ascii="Calibri" w:eastAsia="Calibri" w:hAnsi="Calibri" w:cs="Simplified Arabic" w:hint="cs"/>
          <w:rtl/>
        </w:rPr>
        <w:t>.</w:t>
      </w:r>
      <w:r>
        <w:rPr>
          <w:rFonts w:ascii="Calibri" w:eastAsia="Calibri" w:hAnsi="Calibri" w:cs="Simplified Arabic" w:hint="cs"/>
          <w:rtl/>
        </w:rPr>
        <w:t xml:space="preserve"> </w:t>
      </w:r>
      <w:r w:rsidR="00235497">
        <w:rPr>
          <w:rFonts w:ascii="Calibri" w:eastAsia="Calibri" w:hAnsi="Calibri" w:cs="Simplified Arabic" w:hint="cs"/>
          <w:rtl/>
        </w:rPr>
        <w:t>وقد أثبت الباحثون أن هذه الطريقة زادت من فاعلية نظام الاسترجاع بنسبة 3</w:t>
      </w:r>
      <w:r w:rsidR="001F510F">
        <w:rPr>
          <w:rFonts w:ascii="Calibri" w:eastAsia="Calibri" w:hAnsi="Calibri" w:cs="Simplified Arabic" w:hint="cs"/>
          <w:rtl/>
        </w:rPr>
        <w:t>,</w:t>
      </w:r>
      <w:r w:rsidR="00235497">
        <w:rPr>
          <w:rFonts w:ascii="Calibri" w:eastAsia="Calibri" w:hAnsi="Calibri" w:cs="Simplified Arabic" w:hint="cs"/>
          <w:rtl/>
        </w:rPr>
        <w:t xml:space="preserve">3%. </w:t>
      </w:r>
    </w:p>
    <w:p w:rsidR="005804D3" w:rsidRPr="005804D3" w:rsidRDefault="001E595D" w:rsidP="00543C17">
      <w:pPr>
        <w:bidi/>
        <w:spacing w:line="240" w:lineRule="auto"/>
        <w:ind w:firstLine="4"/>
        <w:jc w:val="both"/>
        <w:rPr>
          <w:rFonts w:ascii="Calibri" w:eastAsia="Calibri" w:hAnsi="Calibri" w:cs="Simplified Arabic"/>
          <w:b/>
          <w:bCs/>
          <w:rtl/>
        </w:rPr>
      </w:pPr>
      <w:r>
        <w:rPr>
          <w:rFonts w:ascii="Calibri" w:eastAsia="Calibri" w:hAnsi="Calibri" w:cs="Simplified Arabic" w:hint="cs"/>
          <w:b/>
          <w:bCs/>
          <w:rtl/>
        </w:rPr>
        <w:t xml:space="preserve">ثالثا: </w:t>
      </w:r>
      <w:r w:rsidR="005804D3" w:rsidRPr="005804D3">
        <w:rPr>
          <w:rFonts w:ascii="Calibri" w:eastAsia="Calibri" w:hAnsi="Calibri" w:cs="Simplified Arabic" w:hint="cs"/>
          <w:b/>
          <w:bCs/>
          <w:rtl/>
        </w:rPr>
        <w:t>تكييف دالة المطابقة</w:t>
      </w:r>
    </w:p>
    <w:p w:rsidR="005804D3" w:rsidRDefault="00561C5E" w:rsidP="009F6BD1">
      <w:pPr>
        <w:bidi/>
        <w:spacing w:line="240" w:lineRule="auto"/>
        <w:ind w:firstLine="4"/>
        <w:jc w:val="both"/>
        <w:rPr>
          <w:rFonts w:ascii="Calibri" w:eastAsia="Calibri" w:hAnsi="Calibri" w:cs="Simplified Arabic"/>
          <w:rtl/>
        </w:rPr>
      </w:pPr>
      <w:r>
        <w:rPr>
          <w:rFonts w:ascii="Calibri" w:eastAsia="Calibri" w:hAnsi="Calibri" w:cs="Simplified Arabic" w:hint="cs"/>
          <w:rtl/>
        </w:rPr>
        <w:t>في مرحلة المطابقة، كما سبق وأن ذكرنا، يطابق الاستعلام المدخل من قبل المستخدم</w:t>
      </w:r>
      <w:r w:rsidR="001F6664">
        <w:rPr>
          <w:rFonts w:ascii="Calibri" w:eastAsia="Calibri" w:hAnsi="Calibri" w:cs="Simplified Arabic" w:hint="cs"/>
          <w:rtl/>
        </w:rPr>
        <w:t xml:space="preserve"> بالفهرس لغرض استرجاع الوثائق التي تطابق ذلك الاستعلام. وتدعى تلك الوثائق بالوثائق ذات الصلة، وترتب تنازلياً حسب درجة صلتها بالموضوع. وعند تصميم الدالة التي تقوم بمطابقة الاستعلام بالفهرس، والمسماة بدالة المطابقة، لابد من الاعتناء بأمرين مهمين؛ الأول، كيف نقرر أن الوثيقة المعطاة ذات صلة بموضوع الاستعلام، والثاني، كيف نحدد ترتيب الوثائق ذات الصلة على حسب صلتها بالموضوع (</w:t>
      </w:r>
      <w:r w:rsidR="001F6664" w:rsidRPr="001F6664">
        <w:rPr>
          <w:rFonts w:asciiTheme="majorBidi" w:eastAsia="Calibri" w:hAnsiTheme="majorBidi" w:cstheme="majorBidi"/>
        </w:rPr>
        <w:t>Ranking</w:t>
      </w:r>
      <w:r w:rsidR="001F6664">
        <w:rPr>
          <w:rFonts w:ascii="Calibri" w:eastAsia="Calibri" w:hAnsi="Calibri" w:cs="Simplified Arabic" w:hint="cs"/>
          <w:rtl/>
        </w:rPr>
        <w:t>) (6). كما أن كفاءة دالة المطابقة تعتمد على عدة أمور خارجية، مثل حجم</w:t>
      </w:r>
      <w:r w:rsidR="009F6BD1">
        <w:rPr>
          <w:rFonts w:ascii="Calibri" w:eastAsia="Calibri" w:hAnsi="Calibri" w:cs="Simplified Arabic" w:hint="cs"/>
          <w:rtl/>
        </w:rPr>
        <w:t xml:space="preserve"> مجموعة الوثائق، مواضيع تلك الوثائق، وثقافة المستخدم الذي يصيغ الاستعلام (6)، لذا لا يمكننا الحكم بأن دالة مطابقة محددة سوف تحقق نفس النجاح إذا ما استخدمت في كل أنظمة استرجاع المعلومات.</w:t>
      </w:r>
    </w:p>
    <w:p w:rsidR="00982881" w:rsidRDefault="00AB049E" w:rsidP="00982881">
      <w:pPr>
        <w:bidi/>
        <w:spacing w:line="240" w:lineRule="auto"/>
        <w:ind w:firstLine="4"/>
        <w:jc w:val="both"/>
        <w:rPr>
          <w:rFonts w:ascii="Calibri" w:eastAsia="Calibri" w:hAnsi="Calibri" w:cs="Simplified Arabic"/>
          <w:rtl/>
        </w:rPr>
      </w:pPr>
      <w:r>
        <w:rPr>
          <w:rFonts w:ascii="Calibri" w:eastAsia="Calibri" w:hAnsi="Calibri" w:cs="Simplified Arabic" w:hint="cs"/>
          <w:rtl/>
        </w:rPr>
        <w:lastRenderedPageBreak/>
        <w:t>ومن ناحية أخرى، يوجد القليل فقط من الأبحاث التي عنيت بدراسة مطابقة النص العربي ومقاييس التشابه لاستخدامها في علم استرجاع المعلومات باللغة العربية. فإحدى تلك الدراسات (19) حاولت دراسة مدى فاعلية استخدام تقنية (</w:t>
      </w:r>
      <w:r w:rsidRPr="00AB049E">
        <w:rPr>
          <w:rFonts w:asciiTheme="majorBidi" w:eastAsia="Calibri" w:hAnsiTheme="majorBidi" w:cstheme="majorBidi"/>
        </w:rPr>
        <w:t>n-gram</w:t>
      </w:r>
      <w:r>
        <w:rPr>
          <w:rFonts w:ascii="Calibri" w:eastAsia="Calibri" w:hAnsi="Calibri" w:cs="Simplified Arabic" w:hint="cs"/>
          <w:rtl/>
        </w:rPr>
        <w:t>) في مطابقة واسترجاع النص العربي</w:t>
      </w:r>
      <w:r w:rsidR="00C00637">
        <w:rPr>
          <w:rFonts w:ascii="Calibri" w:eastAsia="Calibri" w:hAnsi="Calibri" w:cs="Simplified Arabic" w:hint="cs"/>
          <w:rtl/>
        </w:rPr>
        <w:t xml:space="preserve">، وقد وجد الباحثون أن هذه الطريقة لم تحقق النتائج الجيدة والتي حققتها مع لغات أخرى كاللغة الإنجليزية وذلك للطبيعة الاشتقاقية العالية للغة العربية والتي تحوي كلماتها على الكثير من الزوائد الوسطية، كما سبق وأن ذكرنا. </w:t>
      </w:r>
      <w:r w:rsidR="00FA5715">
        <w:rPr>
          <w:rFonts w:ascii="Calibri" w:eastAsia="Calibri" w:hAnsi="Calibri" w:cs="Simplified Arabic" w:hint="cs"/>
          <w:rtl/>
        </w:rPr>
        <w:t>وفي دراسة أخرى (20) حاول الباحث إدخال بعض التعديلات لتقنية الـ (</w:t>
      </w:r>
      <w:r w:rsidR="00FA5715" w:rsidRPr="00FA5715">
        <w:rPr>
          <w:rFonts w:asciiTheme="majorBidi" w:eastAsia="Calibri" w:hAnsiTheme="majorBidi" w:cstheme="majorBidi"/>
        </w:rPr>
        <w:t>n-gram</w:t>
      </w:r>
      <w:r w:rsidR="00FA5715">
        <w:rPr>
          <w:rFonts w:ascii="Calibri" w:eastAsia="Calibri" w:hAnsi="Calibri" w:cs="Simplified Arabic" w:hint="cs"/>
          <w:rtl/>
        </w:rPr>
        <w:t>) كي تتماشي مع اللغة العربية، وذلك باختيار أحرف غير متتالية في الكلمة ومحاولة مطابقتها بأحرف من الكلمات الأخرى. وقد وجد الباحث أن استخدام هذه الطريقة المعدلة مصحوبة بتجريد الكلمة من السوابق واللواحق أعطى نتائج أفضل من استخدام الطريقة التقليدية لتقنية الـ (</w:t>
      </w:r>
      <w:r w:rsidR="00FA5715" w:rsidRPr="00FA5715">
        <w:rPr>
          <w:rFonts w:asciiTheme="majorBidi" w:eastAsia="Calibri" w:hAnsiTheme="majorBidi" w:cstheme="majorBidi"/>
        </w:rPr>
        <w:t>n-gram</w:t>
      </w:r>
      <w:r w:rsidR="00FA5715">
        <w:rPr>
          <w:rFonts w:ascii="Calibri" w:eastAsia="Calibri" w:hAnsi="Calibri" w:cs="Simplified Arabic" w:hint="cs"/>
          <w:rtl/>
        </w:rPr>
        <w:t>).</w:t>
      </w:r>
      <w:r w:rsidR="00822023">
        <w:rPr>
          <w:rFonts w:ascii="Calibri" w:eastAsia="Calibri" w:hAnsi="Calibri" w:cs="Simplified Arabic" w:hint="cs"/>
          <w:rtl/>
        </w:rPr>
        <w:t xml:space="preserve"> كما حاول باحثون آخرون (21) تعديل تقنية الـ (</w:t>
      </w:r>
      <w:r w:rsidR="00822023" w:rsidRPr="00FA5715">
        <w:rPr>
          <w:rFonts w:asciiTheme="majorBidi" w:eastAsia="Calibri" w:hAnsiTheme="majorBidi" w:cstheme="majorBidi"/>
        </w:rPr>
        <w:t>n-gram</w:t>
      </w:r>
      <w:r w:rsidR="00822023">
        <w:rPr>
          <w:rFonts w:ascii="Calibri" w:eastAsia="Calibri" w:hAnsi="Calibri" w:cs="Simplified Arabic" w:hint="cs"/>
          <w:rtl/>
        </w:rPr>
        <w:t>) لتتناسب مع اللغة العربية عن طريق إجراء البحث في أمكان محددة من الكلمة المستهدفة الأمر الذي سيزيد من احتمالية إيجاد درجة تشابه عالية بين كلمتين قد لا تحملان نفس المفهوم</w:t>
      </w:r>
      <w:r w:rsidR="00982881">
        <w:rPr>
          <w:rFonts w:ascii="Calibri" w:eastAsia="Calibri" w:hAnsi="Calibri" w:cs="Simplified Arabic" w:hint="cs"/>
          <w:rtl/>
        </w:rPr>
        <w:t>. وقد أثبت الباحثون من خلال التجارب تفوق طريقتهم على الطريقة التقليدية من حيث زيادة مقياسي الدقة والاسترجاع، وكذلك تمكن هذه الطريقة من إيجاد درجات تشابه عالية بين التصريفات المختلفة للكلمة.</w:t>
      </w:r>
    </w:p>
    <w:p w:rsidR="001119AB" w:rsidRDefault="00982881" w:rsidP="007233FF">
      <w:pPr>
        <w:bidi/>
        <w:spacing w:line="240" w:lineRule="auto"/>
        <w:ind w:firstLine="4"/>
        <w:jc w:val="both"/>
        <w:rPr>
          <w:rFonts w:ascii="Calibri" w:eastAsia="Calibri" w:hAnsi="Calibri" w:cs="Simplified Arabic"/>
          <w:rtl/>
        </w:rPr>
      </w:pPr>
      <w:r>
        <w:rPr>
          <w:rFonts w:ascii="Calibri" w:eastAsia="Calibri" w:hAnsi="Calibri" w:cs="Simplified Arabic" w:hint="cs"/>
          <w:rtl/>
        </w:rPr>
        <w:t>وفي دراسة مؤخرة (22) بنى الباحثون نظام استرجاع معلومات بااللغة العربية مبني على النموذج الضبابي، وذلك لاعتقادهم أن المنطق الضبابي يناسب طبيعة اللغة العربية ويستطيع أن يكتشف التشابه بين المرادفات المختلفة للكلمات وكذلك بين التراكيب المختلفة للجمل. وقد بنى الباحثون نظامهم</w:t>
      </w:r>
      <w:del w:id="4" w:author="محمد مصطفى" w:date="2010-08-16T00:14:00Z">
        <w:r w:rsidDel="001E595D">
          <w:rPr>
            <w:rFonts w:ascii="Calibri" w:eastAsia="Calibri" w:hAnsi="Calibri" w:cs="Simplified Arabic" w:hint="cs"/>
            <w:rtl/>
          </w:rPr>
          <w:delText>ا</w:delText>
        </w:r>
      </w:del>
      <w:r>
        <w:rPr>
          <w:rFonts w:ascii="Calibri" w:eastAsia="Calibri" w:hAnsi="Calibri" w:cs="Simplified Arabic" w:hint="cs"/>
          <w:rtl/>
        </w:rPr>
        <w:t xml:space="preserve"> على معجمين؛ أحدهما يحوي مصفوفة تبين مدى الارتباط بين كل الكلمات</w:t>
      </w:r>
      <w:r w:rsidR="00081B54">
        <w:rPr>
          <w:rFonts w:ascii="Calibri" w:eastAsia="Calibri" w:hAnsi="Calibri" w:cs="Simplified Arabic" w:hint="cs"/>
          <w:rtl/>
        </w:rPr>
        <w:t xml:space="preserve"> (معامل الارتباط)</w:t>
      </w:r>
      <w:r>
        <w:rPr>
          <w:rFonts w:ascii="Calibri" w:eastAsia="Calibri" w:hAnsi="Calibri" w:cs="Simplified Arabic" w:hint="cs"/>
          <w:rtl/>
        </w:rPr>
        <w:t xml:space="preserve">، والآخر يحوي مرادفات الكلمات. </w:t>
      </w:r>
      <w:r w:rsidR="00081B54">
        <w:rPr>
          <w:rFonts w:ascii="Calibri" w:eastAsia="Calibri" w:hAnsi="Calibri" w:cs="Simplified Arabic" w:hint="cs"/>
          <w:rtl/>
        </w:rPr>
        <w:t>ولتحديد التشابه بين جملتين يتم حساب معامل الارتباط بين كل كلمة والجملة</w:t>
      </w:r>
      <w:r w:rsidR="007233FF">
        <w:rPr>
          <w:rFonts w:ascii="Calibri" w:eastAsia="Calibri" w:hAnsi="Calibri" w:cs="Simplified Arabic" w:hint="cs"/>
          <w:rtl/>
        </w:rPr>
        <w:t xml:space="preserve"> التي وردت فيها الكلمة</w:t>
      </w:r>
      <w:r w:rsidR="00081B54">
        <w:rPr>
          <w:rFonts w:ascii="Calibri" w:eastAsia="Calibri" w:hAnsi="Calibri" w:cs="Simplified Arabic" w:hint="cs"/>
          <w:rtl/>
        </w:rPr>
        <w:t xml:space="preserve"> لكل جملة على حدة، ومن ثم يتم حساب التشابه بين الجملتين. وقد أثبت الباحثون بالتجارب تفوق نظامهم على أنظمة استرجاع المعلومات المبنية على النموذج البولي من حيث الدقة والاسترجاع وأنه قادر على إيجاد التشابه بين الوثائق المتشابهة، إلا أنه يتطلب حسابات مكلفة ومعقدة. </w:t>
      </w:r>
      <w:r>
        <w:rPr>
          <w:rFonts w:ascii="Calibri" w:eastAsia="Calibri" w:hAnsi="Calibri" w:cs="Simplified Arabic" w:hint="cs"/>
          <w:rtl/>
        </w:rPr>
        <w:t xml:space="preserve"> </w:t>
      </w:r>
      <w:r w:rsidR="00822023">
        <w:rPr>
          <w:rFonts w:ascii="Calibri" w:eastAsia="Calibri" w:hAnsi="Calibri" w:cs="Simplified Arabic" w:hint="cs"/>
          <w:rtl/>
        </w:rPr>
        <w:t xml:space="preserve"> </w:t>
      </w:r>
    </w:p>
    <w:p w:rsidR="005804D3" w:rsidRPr="005804D3" w:rsidRDefault="001E595D" w:rsidP="00543C17">
      <w:pPr>
        <w:bidi/>
        <w:spacing w:line="240" w:lineRule="auto"/>
        <w:ind w:firstLine="4"/>
        <w:jc w:val="both"/>
        <w:rPr>
          <w:rFonts w:ascii="Calibri" w:eastAsia="Calibri" w:hAnsi="Calibri" w:cs="Simplified Arabic"/>
          <w:b/>
          <w:bCs/>
          <w:rtl/>
        </w:rPr>
      </w:pPr>
      <w:r>
        <w:rPr>
          <w:rFonts w:ascii="Calibri" w:eastAsia="Calibri" w:hAnsi="Calibri" w:cs="Simplified Arabic" w:hint="cs"/>
          <w:b/>
          <w:bCs/>
          <w:rtl/>
        </w:rPr>
        <w:t xml:space="preserve">رابعا: </w:t>
      </w:r>
      <w:r w:rsidR="005804D3" w:rsidRPr="005804D3">
        <w:rPr>
          <w:rFonts w:ascii="Calibri" w:eastAsia="Calibri" w:hAnsi="Calibri" w:cs="Simplified Arabic" w:hint="cs"/>
          <w:b/>
          <w:bCs/>
          <w:rtl/>
        </w:rPr>
        <w:t>التصنيف الآلي للوثائق</w:t>
      </w:r>
    </w:p>
    <w:p w:rsidR="007C33F5" w:rsidRDefault="00ED3512" w:rsidP="007C33F5">
      <w:pPr>
        <w:bidi/>
        <w:spacing w:line="240" w:lineRule="auto"/>
        <w:ind w:firstLine="4"/>
        <w:jc w:val="both"/>
        <w:rPr>
          <w:rFonts w:ascii="Calibri" w:eastAsia="Calibri" w:hAnsi="Calibri" w:cs="Simplified Arabic"/>
          <w:rtl/>
        </w:rPr>
      </w:pPr>
      <w:r>
        <w:rPr>
          <w:rFonts w:ascii="Calibri" w:eastAsia="Calibri" w:hAnsi="Calibri" w:cs="Simplified Arabic" w:hint="cs"/>
          <w:rtl/>
        </w:rPr>
        <w:t>في علم استرجاع المعلومات يتم تصنيف الوثائق في نفس المجموعة إذا كان لها نفس التصرف تجاه طلب المعلومات (1). مما يعني أنه</w:t>
      </w:r>
      <w:r w:rsidR="00A04ECC">
        <w:rPr>
          <w:rFonts w:ascii="Calibri" w:eastAsia="Calibri" w:hAnsi="Calibri" w:cs="Simplified Arabic" w:hint="cs"/>
          <w:rtl/>
        </w:rPr>
        <w:t xml:space="preserve"> إذا كانت إحدى الوثائق في مجموعة معينة ذات صلة باستعلام معين فإن </w:t>
      </w:r>
      <w:r w:rsidR="00DA35B7">
        <w:rPr>
          <w:rFonts w:ascii="Calibri" w:eastAsia="Calibri" w:hAnsi="Calibri" w:cs="Simplified Arabic" w:hint="cs"/>
          <w:rtl/>
        </w:rPr>
        <w:t xml:space="preserve">احتمالية كون </w:t>
      </w:r>
      <w:r w:rsidR="00A04ECC">
        <w:rPr>
          <w:rFonts w:ascii="Calibri" w:eastAsia="Calibri" w:hAnsi="Calibri" w:cs="Simplified Arabic" w:hint="cs"/>
          <w:rtl/>
        </w:rPr>
        <w:t xml:space="preserve">بقية الوثائق في تلك المجموعة </w:t>
      </w:r>
      <w:r w:rsidR="00DA35B7">
        <w:rPr>
          <w:rFonts w:ascii="Calibri" w:eastAsia="Calibri" w:hAnsi="Calibri" w:cs="Simplified Arabic" w:hint="cs"/>
          <w:rtl/>
        </w:rPr>
        <w:t>ذات صلة بذلك الاستعلام ستكون عالية أيضاً. وللتصنيف الآلي عدة تطبيقات في علم استرجاع المعلومات يمكن تقسيمها إلى نوعين وفقاً لمجموعة الوثائق التي تسعى لتصنيفها ولجوانب استرجاع المعلومات التي تحاول تحسينها.</w:t>
      </w:r>
      <w:r>
        <w:rPr>
          <w:rFonts w:ascii="Calibri" w:eastAsia="Calibri" w:hAnsi="Calibri" w:cs="Simplified Arabic" w:hint="cs"/>
          <w:rtl/>
        </w:rPr>
        <w:t xml:space="preserve"> </w:t>
      </w:r>
      <w:r w:rsidR="003B549D">
        <w:rPr>
          <w:rFonts w:ascii="Calibri" w:eastAsia="Calibri" w:hAnsi="Calibri" w:cs="Simplified Arabic" w:hint="cs"/>
          <w:rtl/>
        </w:rPr>
        <w:t>ففي النوع الأول يمكن إجراء التصنيف</w:t>
      </w:r>
      <w:r w:rsidR="007C33F5">
        <w:rPr>
          <w:rFonts w:ascii="Calibri" w:eastAsia="Calibri" w:hAnsi="Calibri" w:cs="Simplified Arabic" w:hint="cs"/>
          <w:rtl/>
        </w:rPr>
        <w:t xml:space="preserve"> على نتائج البحث، أو على جزئية من مجموعة الوثائق، أو على كل مجموعة الوثائق. أما في النوع الثاني، فإن التصنيف يستخدم لتحسين واجهة المستخدم، أو خبرات المستخدم، أو فاعلية وآداء نظام البحث (1).</w:t>
      </w:r>
      <w:r w:rsidR="003B549D">
        <w:rPr>
          <w:rFonts w:ascii="Calibri" w:eastAsia="Calibri" w:hAnsi="Calibri" w:cs="Simplified Arabic" w:hint="cs"/>
          <w:rtl/>
        </w:rPr>
        <w:t xml:space="preserve"> </w:t>
      </w:r>
    </w:p>
    <w:p w:rsidR="007768A1" w:rsidRDefault="00790511" w:rsidP="001236EE">
      <w:pPr>
        <w:bidi/>
        <w:spacing w:line="240" w:lineRule="auto"/>
        <w:ind w:firstLine="4"/>
        <w:jc w:val="both"/>
        <w:rPr>
          <w:rFonts w:ascii="Calibri" w:eastAsia="Calibri" w:hAnsi="Calibri" w:cs="Simplified Arabic"/>
          <w:rtl/>
        </w:rPr>
      </w:pPr>
      <w:r>
        <w:rPr>
          <w:rFonts w:ascii="Calibri" w:eastAsia="Calibri" w:hAnsi="Calibri" w:cs="Simplified Arabic" w:hint="cs"/>
          <w:rtl/>
        </w:rPr>
        <w:t>وقد وجدنا عدد</w:t>
      </w:r>
      <w:ins w:id="5" w:author="محمد مصطفى" w:date="2010-08-16T00:15:00Z">
        <w:r w:rsidR="001E595D">
          <w:rPr>
            <w:rFonts w:ascii="Calibri" w:eastAsia="Calibri" w:hAnsi="Calibri" w:cs="Simplified Arabic" w:hint="cs"/>
            <w:rtl/>
          </w:rPr>
          <w:t>ا</w:t>
        </w:r>
      </w:ins>
      <w:r>
        <w:rPr>
          <w:rFonts w:ascii="Calibri" w:eastAsia="Calibri" w:hAnsi="Calibri" w:cs="Simplified Arabic" w:hint="cs"/>
          <w:rtl/>
        </w:rPr>
        <w:t xml:space="preserve"> قليل</w:t>
      </w:r>
      <w:ins w:id="6" w:author="محمد مصطفى" w:date="2010-08-16T00:15:00Z">
        <w:r w:rsidR="001E595D">
          <w:rPr>
            <w:rFonts w:ascii="Calibri" w:eastAsia="Calibri" w:hAnsi="Calibri" w:cs="Simplified Arabic" w:hint="cs"/>
            <w:rtl/>
          </w:rPr>
          <w:t>ا</w:t>
        </w:r>
      </w:ins>
      <w:r>
        <w:rPr>
          <w:rFonts w:ascii="Calibri" w:eastAsia="Calibri" w:hAnsi="Calibri" w:cs="Simplified Arabic" w:hint="cs"/>
          <w:rtl/>
        </w:rPr>
        <w:t xml:space="preserve"> فقط من الأبحاث التي اهتمت بتصنيف الوثائق العربية لغرض استرجاع المعلومات، ففي أحد الدراسات (23)</w:t>
      </w:r>
      <w:r w:rsidR="00ED3512">
        <w:rPr>
          <w:rFonts w:ascii="Calibri" w:eastAsia="Calibri" w:hAnsi="Calibri" w:cs="Simplified Arabic" w:hint="cs"/>
          <w:rtl/>
        </w:rPr>
        <w:t xml:space="preserve"> </w:t>
      </w:r>
      <w:r>
        <w:rPr>
          <w:rFonts w:ascii="Calibri" w:eastAsia="Calibri" w:hAnsi="Calibri" w:cs="Simplified Arabic" w:hint="cs"/>
          <w:rtl/>
        </w:rPr>
        <w:t>قام الباحثون ببناء مصنف مبني على خوارزمية (</w:t>
      </w:r>
      <w:r w:rsidRPr="001620CF">
        <w:rPr>
          <w:rFonts w:ascii="Times New Roman" w:hAnsi="Times New Roman" w:cs="Times New Roman"/>
          <w:sz w:val="20"/>
          <w:szCs w:val="20"/>
        </w:rPr>
        <w:t xml:space="preserve">Naive </w:t>
      </w:r>
      <w:proofErr w:type="spellStart"/>
      <w:r w:rsidRPr="001620CF">
        <w:rPr>
          <w:rFonts w:ascii="Times New Roman" w:hAnsi="Times New Roman" w:cs="Times New Roman"/>
          <w:sz w:val="20"/>
          <w:szCs w:val="20"/>
        </w:rPr>
        <w:t>Bayes</w:t>
      </w:r>
      <w:proofErr w:type="spellEnd"/>
      <w:r>
        <w:rPr>
          <w:rFonts w:ascii="Calibri" w:eastAsia="Calibri" w:hAnsi="Calibri" w:cs="Simplified Arabic" w:hint="cs"/>
          <w:rtl/>
        </w:rPr>
        <w:t>) والغرض منه توفير فهرس بالمواضيع</w:t>
      </w:r>
      <w:r w:rsidR="00D22B9D">
        <w:rPr>
          <w:rFonts w:ascii="Calibri" w:eastAsia="Calibri" w:hAnsi="Calibri" w:cs="Simplified Arabic" w:hint="cs"/>
          <w:rtl/>
        </w:rPr>
        <w:t xml:space="preserve"> يسهل عملية البحث. ويعمل هذا المصنف على تصنيف الوثائق إلى خمس مواضيع أساسية، وهي: الرياضة، الأعمال، الثقافة والفن، والعلوم، والصحة. ويتم قبيل عملية التصنيف إزالة التشكيل واستخراج جذور الكلمات، وقد بلغ معدل نسبة دقة التصنيف 68،78%.</w:t>
      </w:r>
      <w:r w:rsidR="00353852">
        <w:rPr>
          <w:rFonts w:ascii="Calibri" w:eastAsia="Calibri" w:hAnsi="Calibri" w:cs="Simplified Arabic" w:hint="cs"/>
          <w:rtl/>
        </w:rPr>
        <w:t xml:space="preserve"> كما قدم باحثون آخرون (24) خوارزمية للتصنيف الآلي للوثائق العربية مبنية على استخراج الكلمات التي تغطي المفهوم الأساسي لموضوع كل وثيقة</w:t>
      </w:r>
      <w:r w:rsidR="001236EE">
        <w:rPr>
          <w:rFonts w:ascii="Calibri" w:eastAsia="Calibri" w:hAnsi="Calibri" w:cs="Simplified Arabic" w:hint="cs"/>
          <w:rtl/>
        </w:rPr>
        <w:t xml:space="preserve">، بحيث يتم حساب وزن كل كلمة بناءً على مدى تكرار هذه الكلمة في الوثيقة وأماكن تواجدها. وقد وجد الباحثون أن استخدام خوارزمية التصنيف هذه قد زاد من كفاءة نظام استرجاع المعلومات. </w:t>
      </w:r>
    </w:p>
    <w:p w:rsidR="005804D3" w:rsidRDefault="007768A1" w:rsidP="00A153E5">
      <w:pPr>
        <w:bidi/>
        <w:spacing w:line="240" w:lineRule="auto"/>
        <w:ind w:firstLine="4"/>
        <w:jc w:val="both"/>
        <w:rPr>
          <w:rFonts w:ascii="Calibri" w:eastAsia="Calibri" w:hAnsi="Calibri" w:cs="Simplified Arabic"/>
          <w:rtl/>
        </w:rPr>
      </w:pPr>
      <w:r>
        <w:rPr>
          <w:rFonts w:ascii="Calibri" w:eastAsia="Calibri" w:hAnsi="Calibri" w:cs="Simplified Arabic" w:hint="cs"/>
          <w:rtl/>
        </w:rPr>
        <w:lastRenderedPageBreak/>
        <w:t xml:space="preserve">ومن ناحية أخرى، </w:t>
      </w:r>
      <w:r w:rsidR="00FF046F">
        <w:rPr>
          <w:rFonts w:ascii="Calibri" w:eastAsia="Calibri" w:hAnsi="Calibri" w:cs="Simplified Arabic" w:hint="cs"/>
          <w:rtl/>
        </w:rPr>
        <w:t xml:space="preserve">تناولت إحدى الدراسات (25)(42) مدى فاعلية تطبيق </w:t>
      </w:r>
      <w:r w:rsidR="00A153E5">
        <w:rPr>
          <w:rFonts w:ascii="Calibri" w:eastAsia="Calibri" w:hAnsi="Calibri" w:cs="Simplified Arabic" w:hint="cs"/>
          <w:rtl/>
        </w:rPr>
        <w:t>خوارزميت</w:t>
      </w:r>
      <w:ins w:id="7" w:author="محمد مصطفى" w:date="2010-08-16T00:16:00Z">
        <w:r w:rsidR="001E595D">
          <w:rPr>
            <w:rFonts w:ascii="Calibri" w:eastAsia="Calibri" w:hAnsi="Calibri" w:cs="Simplified Arabic" w:hint="cs"/>
            <w:rtl/>
          </w:rPr>
          <w:t>ي</w:t>
        </w:r>
      </w:ins>
      <w:del w:id="8" w:author="محمد مصطفى" w:date="2010-08-16T00:16:00Z">
        <w:r w:rsidR="00A153E5" w:rsidDel="001E595D">
          <w:rPr>
            <w:rFonts w:ascii="Calibri" w:eastAsia="Calibri" w:hAnsi="Calibri" w:cs="Simplified Arabic" w:hint="cs"/>
            <w:rtl/>
          </w:rPr>
          <w:delText>ا</w:delText>
        </w:r>
      </w:del>
      <w:r w:rsidR="00A153E5">
        <w:rPr>
          <w:rFonts w:ascii="Calibri" w:eastAsia="Calibri" w:hAnsi="Calibri" w:cs="Simplified Arabic" w:hint="cs"/>
          <w:rtl/>
        </w:rPr>
        <w:t>ن</w:t>
      </w:r>
      <w:r w:rsidR="00FF046F">
        <w:rPr>
          <w:rFonts w:ascii="Calibri" w:eastAsia="Calibri" w:hAnsi="Calibri" w:cs="Simplified Arabic" w:hint="cs"/>
          <w:rtl/>
        </w:rPr>
        <w:t xml:space="preserve"> من </w:t>
      </w:r>
      <w:r w:rsidR="00A153E5">
        <w:rPr>
          <w:rFonts w:ascii="Calibri" w:eastAsia="Calibri" w:hAnsi="Calibri" w:cs="Simplified Arabic" w:hint="cs"/>
          <w:rtl/>
        </w:rPr>
        <w:t>خوارزميات</w:t>
      </w:r>
      <w:r w:rsidR="00FF046F">
        <w:rPr>
          <w:rFonts w:ascii="Calibri" w:eastAsia="Calibri" w:hAnsi="Calibri" w:cs="Simplified Arabic" w:hint="cs"/>
          <w:rtl/>
        </w:rPr>
        <w:t xml:space="preserve"> تجزئة النص، والتي أثبتت نجاحها على اللغة الإنجليزية، على اللغة العربية</w:t>
      </w:r>
      <w:r w:rsidR="00A153E5">
        <w:rPr>
          <w:rFonts w:ascii="Calibri" w:eastAsia="Calibri" w:hAnsi="Calibri" w:cs="Simplified Arabic" w:hint="cs"/>
          <w:rtl/>
        </w:rPr>
        <w:t>. و</w:t>
      </w:r>
      <w:r w:rsidR="00FF046F">
        <w:rPr>
          <w:rFonts w:ascii="Calibri" w:eastAsia="Calibri" w:hAnsi="Calibri" w:cs="Simplified Arabic" w:hint="cs"/>
          <w:rtl/>
        </w:rPr>
        <w:t>هما (</w:t>
      </w:r>
      <w:proofErr w:type="spellStart"/>
      <w:r w:rsidR="00FF046F" w:rsidRPr="001620CF">
        <w:rPr>
          <w:rFonts w:ascii="Times New Roman" w:hAnsi="Times New Roman" w:cs="Times New Roman"/>
          <w:sz w:val="20"/>
          <w:szCs w:val="20"/>
        </w:rPr>
        <w:t>TextTilling</w:t>
      </w:r>
      <w:proofErr w:type="spellEnd"/>
      <w:r w:rsidR="00FF046F">
        <w:rPr>
          <w:rFonts w:ascii="Calibri" w:eastAsia="Calibri" w:hAnsi="Calibri" w:cs="Simplified Arabic" w:hint="cs"/>
          <w:rtl/>
        </w:rPr>
        <w:t>) و (</w:t>
      </w:r>
      <w:r w:rsidR="00FF046F" w:rsidRPr="001620CF">
        <w:rPr>
          <w:rFonts w:ascii="Times New Roman" w:hAnsi="Times New Roman" w:cs="Times New Roman"/>
          <w:sz w:val="20"/>
          <w:szCs w:val="20"/>
        </w:rPr>
        <w:t>C99</w:t>
      </w:r>
      <w:r w:rsidR="00FF046F">
        <w:rPr>
          <w:rFonts w:ascii="Calibri" w:eastAsia="Calibri" w:hAnsi="Calibri" w:cs="Simplified Arabic" w:hint="cs"/>
          <w:rtl/>
        </w:rPr>
        <w:t xml:space="preserve">) </w:t>
      </w:r>
      <w:r w:rsidR="00A153E5">
        <w:rPr>
          <w:rFonts w:ascii="Calibri" w:eastAsia="Calibri" w:hAnsi="Calibri" w:cs="Simplified Arabic" w:hint="cs"/>
          <w:rtl/>
        </w:rPr>
        <w:t>وقد وجد الباحثون أن هاتين الخوارزميتين قد أثبتتا فاعليتهما في تقسيم النصوص العربية، وأن خوارزمية الـ (</w:t>
      </w:r>
      <w:proofErr w:type="spellStart"/>
      <w:r w:rsidR="00A153E5" w:rsidRPr="001620CF">
        <w:rPr>
          <w:rFonts w:ascii="Times New Roman" w:hAnsi="Times New Roman" w:cs="Times New Roman"/>
          <w:sz w:val="20"/>
          <w:szCs w:val="20"/>
        </w:rPr>
        <w:t>TextTilling</w:t>
      </w:r>
      <w:proofErr w:type="spellEnd"/>
      <w:r w:rsidR="00A153E5">
        <w:rPr>
          <w:rFonts w:ascii="Calibri" w:eastAsia="Calibri" w:hAnsi="Calibri" w:cs="Simplified Arabic" w:hint="cs"/>
          <w:rtl/>
        </w:rPr>
        <w:t>) قد تفوقت على خوارزمية الـ (</w:t>
      </w:r>
      <w:r w:rsidR="00A153E5" w:rsidRPr="001620CF">
        <w:rPr>
          <w:rFonts w:ascii="Times New Roman" w:hAnsi="Times New Roman" w:cs="Times New Roman"/>
          <w:sz w:val="20"/>
          <w:szCs w:val="20"/>
        </w:rPr>
        <w:t>C99</w:t>
      </w:r>
      <w:r w:rsidR="00A153E5">
        <w:rPr>
          <w:rFonts w:ascii="Calibri" w:eastAsia="Calibri" w:hAnsi="Calibri" w:cs="Simplified Arabic" w:hint="cs"/>
          <w:rtl/>
        </w:rPr>
        <w:t xml:space="preserve">).    </w:t>
      </w:r>
    </w:p>
    <w:p w:rsidR="005804D3" w:rsidRPr="005804D3" w:rsidRDefault="001E595D" w:rsidP="005804D3">
      <w:pPr>
        <w:bidi/>
        <w:spacing w:line="240" w:lineRule="auto"/>
        <w:ind w:firstLine="4"/>
        <w:jc w:val="both"/>
        <w:rPr>
          <w:rFonts w:ascii="Calibri" w:eastAsia="Calibri" w:hAnsi="Calibri" w:cs="Simplified Arabic"/>
          <w:b/>
          <w:bCs/>
          <w:rtl/>
        </w:rPr>
      </w:pPr>
      <w:r>
        <w:rPr>
          <w:rFonts w:ascii="Calibri" w:eastAsia="Calibri" w:hAnsi="Calibri" w:cs="Simplified Arabic" w:hint="cs"/>
          <w:b/>
          <w:bCs/>
          <w:rtl/>
        </w:rPr>
        <w:t xml:space="preserve">خامسا: </w:t>
      </w:r>
      <w:r w:rsidR="005804D3" w:rsidRPr="005804D3">
        <w:rPr>
          <w:rFonts w:ascii="Calibri" w:eastAsia="Calibri" w:hAnsi="Calibri" w:cs="Simplified Arabic" w:hint="cs"/>
          <w:b/>
          <w:bCs/>
          <w:rtl/>
        </w:rPr>
        <w:t>البحث الآلي عن صفحات الإنترنت</w:t>
      </w:r>
    </w:p>
    <w:p w:rsidR="00807D25" w:rsidRDefault="00807D25" w:rsidP="00D632E4">
      <w:pPr>
        <w:bidi/>
        <w:spacing w:line="240" w:lineRule="auto"/>
        <w:ind w:firstLine="4"/>
        <w:jc w:val="both"/>
        <w:rPr>
          <w:rFonts w:ascii="Calibri" w:eastAsia="Calibri" w:hAnsi="Calibri" w:cs="Simplified Arabic"/>
          <w:rtl/>
        </w:rPr>
      </w:pPr>
      <w:r>
        <w:rPr>
          <w:rFonts w:ascii="Calibri" w:eastAsia="Calibri" w:hAnsi="Calibri" w:cs="Simplified Arabic" w:hint="cs"/>
          <w:rtl/>
        </w:rPr>
        <w:t>تقوم برامج تدعى بالزواحف (</w:t>
      </w:r>
      <w:r w:rsidRPr="001620CF">
        <w:rPr>
          <w:rFonts w:ascii="Times New Roman" w:hAnsi="Times New Roman" w:cs="Times New Roman"/>
          <w:sz w:val="20"/>
          <w:szCs w:val="20"/>
        </w:rPr>
        <w:t>crawler</w:t>
      </w:r>
      <w:r>
        <w:rPr>
          <w:rFonts w:ascii="Calibri" w:eastAsia="Calibri" w:hAnsi="Calibri" w:cs="Simplified Arabic" w:hint="cs"/>
          <w:rtl/>
        </w:rPr>
        <w:t>) بتتبع الروابط التشعبية على الإنترنت وتجميع الصفحات وتوفيرها لمحركات البحث لتتم فهرستها. وعادة ما تعطى هذه الزواحف عناوين لصفحات إنترنت (</w:t>
      </w:r>
      <w:r w:rsidRPr="001620CF">
        <w:rPr>
          <w:rFonts w:ascii="Times New Roman" w:hAnsi="Times New Roman" w:cs="Times New Roman"/>
          <w:sz w:val="20"/>
          <w:szCs w:val="20"/>
        </w:rPr>
        <w:t>URLs</w:t>
      </w:r>
      <w:r>
        <w:rPr>
          <w:rFonts w:ascii="Calibri" w:eastAsia="Calibri" w:hAnsi="Calibri" w:cs="Simplified Arabic" w:hint="cs"/>
          <w:rtl/>
        </w:rPr>
        <w:t xml:space="preserve">) أو كلمات مفتاحية لتبدأ البحث منها، ومن ثم تتبع الروابط التشعبية في تلك الصفحات لتصل إلى صفحات أخرى وهكذا (1)(9). ويعد البحث عن صفحات الإنترنت تحدياً كبيراً نظراً </w:t>
      </w:r>
      <w:r w:rsidR="00D632E4">
        <w:rPr>
          <w:rFonts w:ascii="Calibri" w:eastAsia="Calibri" w:hAnsi="Calibri" w:cs="Simplified Arabic" w:hint="cs"/>
          <w:rtl/>
        </w:rPr>
        <w:t>للعدد الضخم</w:t>
      </w:r>
      <w:r>
        <w:rPr>
          <w:rFonts w:ascii="Calibri" w:eastAsia="Calibri" w:hAnsi="Calibri" w:cs="Simplified Arabic" w:hint="cs"/>
          <w:rtl/>
        </w:rPr>
        <w:t xml:space="preserve"> من الصفحات المتوفرة على الإنترنت والتي تتزايد لحظياً مما يجعل </w:t>
      </w:r>
      <w:r w:rsidR="00D632E4">
        <w:rPr>
          <w:rFonts w:ascii="Calibri" w:eastAsia="Calibri" w:hAnsi="Calibri" w:cs="Simplified Arabic" w:hint="cs"/>
          <w:rtl/>
        </w:rPr>
        <w:t>إيجادها</w:t>
      </w:r>
      <w:r>
        <w:rPr>
          <w:rFonts w:ascii="Calibri" w:eastAsia="Calibri" w:hAnsi="Calibri" w:cs="Simplified Arabic" w:hint="cs"/>
          <w:rtl/>
        </w:rPr>
        <w:t xml:space="preserve"> أمراً صعباً.</w:t>
      </w:r>
      <w:r w:rsidR="00D632E4">
        <w:rPr>
          <w:rFonts w:ascii="Calibri" w:eastAsia="Calibri" w:hAnsi="Calibri" w:cs="Simplified Arabic" w:hint="cs"/>
          <w:rtl/>
        </w:rPr>
        <w:t xml:space="preserve"> كما أن الصفحات التي سبق وأن تم إيجادها وتخزينها لابد من إعادة زيارتها وفهرستها نظراً لأن محتوياتها قد تكون تغيرت، حيث أن معدل تغير صفحات الإنترنت غير ثابت ويختلف باختلاف نوع الموقع. ويوجد عدة أنواع لتحديث الصفحات المخزنة منها (10):</w:t>
      </w:r>
    </w:p>
    <w:p w:rsidR="00D632E4" w:rsidRPr="00B41EFF" w:rsidRDefault="00D632E4" w:rsidP="00B41EFF">
      <w:pPr>
        <w:pStyle w:val="ListParagraph"/>
        <w:numPr>
          <w:ilvl w:val="0"/>
          <w:numId w:val="2"/>
        </w:numPr>
        <w:bidi/>
        <w:spacing w:line="240" w:lineRule="auto"/>
        <w:jc w:val="both"/>
        <w:rPr>
          <w:rFonts w:ascii="Calibri" w:eastAsia="Calibri" w:hAnsi="Calibri" w:cs="Simplified Arabic"/>
          <w:rtl/>
        </w:rPr>
      </w:pPr>
      <w:r w:rsidRPr="00B41EFF">
        <w:rPr>
          <w:rFonts w:ascii="Calibri" w:eastAsia="Calibri" w:hAnsi="Calibri" w:cs="Simplified Arabic" w:hint="cs"/>
          <w:rtl/>
        </w:rPr>
        <w:t>الطريقة الموحدة</w:t>
      </w:r>
      <w:r w:rsidR="00B41EFF" w:rsidRPr="00B41EFF">
        <w:rPr>
          <w:rFonts w:ascii="Calibri" w:eastAsia="Calibri" w:hAnsi="Calibri" w:cs="Simplified Arabic" w:hint="cs"/>
          <w:rtl/>
        </w:rPr>
        <w:t xml:space="preserve"> (</w:t>
      </w:r>
      <w:r w:rsidR="00B41EFF" w:rsidRPr="00B41EFF">
        <w:rPr>
          <w:rFonts w:ascii="Times New Roman" w:hAnsi="Times New Roman" w:cs="Times New Roman"/>
          <w:sz w:val="20"/>
          <w:szCs w:val="20"/>
        </w:rPr>
        <w:t>uniform policy</w:t>
      </w:r>
      <w:r w:rsidR="00B41EFF" w:rsidRPr="00B41EFF">
        <w:rPr>
          <w:rFonts w:ascii="Calibri" w:eastAsia="Calibri" w:hAnsi="Calibri" w:cs="Simplified Arabic" w:hint="cs"/>
          <w:rtl/>
        </w:rPr>
        <w:t>)</w:t>
      </w:r>
      <w:r w:rsidRPr="00B41EFF">
        <w:rPr>
          <w:rFonts w:ascii="Calibri" w:eastAsia="Calibri" w:hAnsi="Calibri" w:cs="Simplified Arabic" w:hint="cs"/>
          <w:rtl/>
        </w:rPr>
        <w:t>: وفيها يتم تحديث جميع الصفحات التي سبق فهرستها بغض النظر عما إذا كان محتواها قد تغير أم لا.</w:t>
      </w:r>
    </w:p>
    <w:p w:rsidR="00D632E4" w:rsidRPr="00B41EFF" w:rsidRDefault="00D632E4" w:rsidP="00B41EFF">
      <w:pPr>
        <w:pStyle w:val="ListParagraph"/>
        <w:numPr>
          <w:ilvl w:val="0"/>
          <w:numId w:val="2"/>
        </w:numPr>
        <w:bidi/>
        <w:spacing w:line="240" w:lineRule="auto"/>
        <w:jc w:val="both"/>
        <w:rPr>
          <w:rFonts w:ascii="Calibri" w:eastAsia="Calibri" w:hAnsi="Calibri" w:cs="Simplified Arabic"/>
          <w:rtl/>
        </w:rPr>
      </w:pPr>
      <w:r w:rsidRPr="00B41EFF">
        <w:rPr>
          <w:rFonts w:ascii="Calibri" w:eastAsia="Calibri" w:hAnsi="Calibri" w:cs="Simplified Arabic" w:hint="cs"/>
          <w:rtl/>
        </w:rPr>
        <w:t>الطريقة النسبية</w:t>
      </w:r>
      <w:r w:rsidR="00B41EFF" w:rsidRPr="00B41EFF">
        <w:rPr>
          <w:rFonts w:ascii="Calibri" w:eastAsia="Calibri" w:hAnsi="Calibri" w:cs="Simplified Arabic" w:hint="cs"/>
          <w:rtl/>
        </w:rPr>
        <w:t xml:space="preserve"> (</w:t>
      </w:r>
      <w:r w:rsidR="00B41EFF" w:rsidRPr="00B41EFF">
        <w:rPr>
          <w:rFonts w:ascii="Times New Roman" w:hAnsi="Times New Roman" w:cs="Times New Roman"/>
          <w:sz w:val="20"/>
          <w:szCs w:val="20"/>
        </w:rPr>
        <w:t>proportional policy</w:t>
      </w:r>
      <w:r w:rsidR="00B41EFF" w:rsidRPr="00B41EFF">
        <w:rPr>
          <w:rFonts w:ascii="Calibri" w:eastAsia="Calibri" w:hAnsi="Calibri" w:cs="Simplified Arabic" w:hint="cs"/>
          <w:rtl/>
        </w:rPr>
        <w:t>)</w:t>
      </w:r>
      <w:r w:rsidRPr="00B41EFF">
        <w:rPr>
          <w:rFonts w:ascii="Calibri" w:eastAsia="Calibri" w:hAnsi="Calibri" w:cs="Simplified Arabic" w:hint="cs"/>
          <w:rtl/>
        </w:rPr>
        <w:t>: وفيها يتم تحديث الصفحات بشكل متناسب مع معدل تغيرها.</w:t>
      </w:r>
    </w:p>
    <w:p w:rsidR="00D632E4" w:rsidRPr="00B41EFF" w:rsidRDefault="00D632E4" w:rsidP="00B41EFF">
      <w:pPr>
        <w:pStyle w:val="ListParagraph"/>
        <w:numPr>
          <w:ilvl w:val="0"/>
          <w:numId w:val="2"/>
        </w:numPr>
        <w:bidi/>
        <w:spacing w:line="240" w:lineRule="auto"/>
        <w:jc w:val="both"/>
        <w:rPr>
          <w:rFonts w:ascii="Calibri" w:eastAsia="Calibri" w:hAnsi="Calibri" w:cs="Simplified Arabic"/>
          <w:rtl/>
        </w:rPr>
      </w:pPr>
      <w:r w:rsidRPr="00B41EFF">
        <w:rPr>
          <w:rFonts w:ascii="Calibri" w:eastAsia="Calibri" w:hAnsi="Calibri" w:cs="Simplified Arabic" w:hint="cs"/>
          <w:rtl/>
        </w:rPr>
        <w:t>الطريقة المثلى</w:t>
      </w:r>
      <w:r w:rsidR="00B41EFF" w:rsidRPr="00B41EFF">
        <w:rPr>
          <w:rFonts w:ascii="Calibri" w:eastAsia="Calibri" w:hAnsi="Calibri" w:cs="Simplified Arabic" w:hint="cs"/>
          <w:rtl/>
        </w:rPr>
        <w:t>(</w:t>
      </w:r>
      <w:r w:rsidR="00B41EFF" w:rsidRPr="00B41EFF">
        <w:rPr>
          <w:rFonts w:ascii="Times New Roman" w:hAnsi="Times New Roman" w:cs="Times New Roman"/>
          <w:sz w:val="20"/>
          <w:szCs w:val="20"/>
        </w:rPr>
        <w:t>optimal policy</w:t>
      </w:r>
      <w:r w:rsidR="00B41EFF" w:rsidRPr="00B41EFF">
        <w:rPr>
          <w:rFonts w:ascii="Calibri" w:eastAsia="Calibri" w:hAnsi="Calibri" w:cs="Simplified Arabic" w:hint="cs"/>
          <w:rtl/>
        </w:rPr>
        <w:t>)</w:t>
      </w:r>
      <w:r w:rsidRPr="00B41EFF">
        <w:rPr>
          <w:rFonts w:ascii="Calibri" w:eastAsia="Calibri" w:hAnsi="Calibri" w:cs="Simplified Arabic" w:hint="cs"/>
          <w:rtl/>
        </w:rPr>
        <w:t>: وفيها يتم فقط تحديث الصفحات التي يمكن تتبع التغيير فيها.</w:t>
      </w:r>
    </w:p>
    <w:p w:rsidR="00D632E4" w:rsidRPr="00B41EFF" w:rsidRDefault="00D632E4" w:rsidP="00B41EFF">
      <w:pPr>
        <w:pStyle w:val="ListParagraph"/>
        <w:numPr>
          <w:ilvl w:val="0"/>
          <w:numId w:val="2"/>
        </w:numPr>
        <w:bidi/>
        <w:spacing w:line="240" w:lineRule="auto"/>
        <w:jc w:val="both"/>
        <w:rPr>
          <w:rFonts w:ascii="Calibri" w:eastAsia="Calibri" w:hAnsi="Calibri" w:cs="Simplified Arabic"/>
          <w:rtl/>
        </w:rPr>
      </w:pPr>
      <w:r w:rsidRPr="00B41EFF">
        <w:rPr>
          <w:rFonts w:ascii="Calibri" w:eastAsia="Calibri" w:hAnsi="Calibri" w:cs="Simplified Arabic" w:hint="cs"/>
          <w:rtl/>
        </w:rPr>
        <w:t xml:space="preserve">طريقة </w:t>
      </w:r>
      <w:r w:rsidR="00B41EFF" w:rsidRPr="00B41EFF">
        <w:rPr>
          <w:rFonts w:ascii="Calibri" w:eastAsia="Calibri" w:hAnsi="Calibri" w:cs="Simplified Arabic" w:hint="cs"/>
          <w:rtl/>
        </w:rPr>
        <w:t>تتبع المنحنى (</w:t>
      </w:r>
      <w:r w:rsidR="00B41EFF" w:rsidRPr="00B41EFF">
        <w:rPr>
          <w:rFonts w:ascii="Times New Roman" w:hAnsi="Times New Roman" w:cs="Times New Roman"/>
          <w:sz w:val="20"/>
          <w:szCs w:val="20"/>
        </w:rPr>
        <w:t>curve fitting policy</w:t>
      </w:r>
      <w:r w:rsidR="00B41EFF" w:rsidRPr="00B41EFF">
        <w:rPr>
          <w:rFonts w:ascii="Calibri" w:eastAsia="Calibri" w:hAnsi="Calibri" w:cs="Simplified Arabic" w:hint="cs"/>
          <w:rtl/>
        </w:rPr>
        <w:t xml:space="preserve">): وفيها يتم حساب التغير بين صورتين متتاليتين </w:t>
      </w:r>
      <w:del w:id="9" w:author="محمد مصطفى" w:date="2010-08-16T00:16:00Z">
        <w:r w:rsidR="00B41EFF" w:rsidRPr="00B41EFF" w:rsidDel="001E595D">
          <w:rPr>
            <w:rFonts w:ascii="Calibri" w:eastAsia="Calibri" w:hAnsi="Calibri" w:cs="Simplified Arabic" w:hint="cs"/>
            <w:rtl/>
          </w:rPr>
          <w:delText>م</w:delText>
        </w:r>
      </w:del>
      <w:r w:rsidR="00B41EFF" w:rsidRPr="00B41EFF">
        <w:rPr>
          <w:rFonts w:ascii="Calibri" w:eastAsia="Calibri" w:hAnsi="Calibri" w:cs="Simplified Arabic" w:hint="cs"/>
          <w:rtl/>
        </w:rPr>
        <w:t>من صفحة الإنترنت وحساب عدد التغييرات والتي تعكس تاريخ التغيير لتلك الصفحة.</w:t>
      </w:r>
    </w:p>
    <w:p w:rsidR="003527CA" w:rsidRDefault="00D632E4" w:rsidP="003527CA">
      <w:pPr>
        <w:bidi/>
        <w:spacing w:line="240" w:lineRule="auto"/>
        <w:ind w:firstLine="4"/>
        <w:jc w:val="both"/>
        <w:rPr>
          <w:rFonts w:ascii="Calibri" w:eastAsia="Calibri" w:hAnsi="Calibri" w:cs="Simplified Arabic"/>
          <w:rtl/>
        </w:rPr>
      </w:pPr>
      <w:r>
        <w:rPr>
          <w:rFonts w:ascii="Calibri" w:eastAsia="Calibri" w:hAnsi="Calibri" w:cs="Simplified Arabic" w:hint="cs"/>
          <w:rtl/>
        </w:rPr>
        <w:t xml:space="preserve">  </w:t>
      </w:r>
      <w:r w:rsidR="00B41EFF">
        <w:rPr>
          <w:rFonts w:ascii="Calibri" w:eastAsia="Calibri" w:hAnsi="Calibri" w:cs="Simplified Arabic" w:hint="cs"/>
          <w:rtl/>
        </w:rPr>
        <w:t xml:space="preserve">ومن ناحية أخرى، فإن المحتوى العربي على الإنترنت لا يزال في طور النمو، فوفقاً لـ (10) تبلغ نسبة الصفحات العربية على الإنترنت 0،1% فقط، وهذا ما يفسر قلة الأبحاث </w:t>
      </w:r>
      <w:r w:rsidR="00D820C0">
        <w:rPr>
          <w:rFonts w:ascii="Calibri" w:eastAsia="Calibri" w:hAnsi="Calibri" w:cs="Simplified Arabic" w:hint="cs"/>
          <w:rtl/>
        </w:rPr>
        <w:t xml:space="preserve">على اللغة العربية </w:t>
      </w:r>
      <w:r w:rsidR="00B41EFF">
        <w:rPr>
          <w:rFonts w:ascii="Calibri" w:eastAsia="Calibri" w:hAnsi="Calibri" w:cs="Simplified Arabic" w:hint="cs"/>
          <w:rtl/>
        </w:rPr>
        <w:t>في هذا المجال</w:t>
      </w:r>
      <w:r w:rsidR="00D820C0">
        <w:rPr>
          <w:rFonts w:ascii="Calibri" w:eastAsia="Calibri" w:hAnsi="Calibri" w:cs="Simplified Arabic" w:hint="cs"/>
          <w:rtl/>
        </w:rPr>
        <w:t>. فأحد تلك الأبحاث (10) قام بتعديل طريقة تتبع المنحنى لتناسب اللغة العربية، وذلك عن طريق حذف الضمائر والأسماء الموصولة وحروف الجر من المحتوى وذلك لأنها، كما يعتقد الباحثون، لا تساهم في تغيير المعنى، كما أنهم اعتبروا أن المشتقات المختلفة من نفس الكلمة لها نفس المعنى. وقد أثبت الباحثون أن التعديل الذي أجروه ساهم في تقليل الوقت والمساحة المطلوبة لعملية البحث والذين يعدان عاملين مهمين في مجال البحث عن الصفحات.</w:t>
      </w:r>
      <w:r w:rsidR="003527CA">
        <w:rPr>
          <w:rFonts w:ascii="Calibri" w:eastAsia="Calibri" w:hAnsi="Calibri" w:cs="Simplified Arabic" w:hint="cs"/>
          <w:rtl/>
        </w:rPr>
        <w:t xml:space="preserve"> وفي بحث آخر (11)، قام الباحث ببناء برنامج بحث عن صفحات الإنترنت العربية وغيرها يتميز بإمكانية توزيعه على أكثر من خادم لزيادة السرعة والكفاءة. وقد حقق برنامجه سرعة بحث عالية بلغت 160 صفحة في الثانية.</w:t>
      </w:r>
      <w:r w:rsidR="00D820C0">
        <w:rPr>
          <w:rFonts w:ascii="Calibri" w:eastAsia="Calibri" w:hAnsi="Calibri" w:cs="Simplified Arabic" w:hint="cs"/>
          <w:rtl/>
        </w:rPr>
        <w:t xml:space="preserve">  </w:t>
      </w:r>
    </w:p>
    <w:p w:rsidR="00C34C8E" w:rsidRPr="004F59B7" w:rsidRDefault="001E595D" w:rsidP="00C34C8E">
      <w:pPr>
        <w:bidi/>
        <w:spacing w:line="240" w:lineRule="auto"/>
        <w:ind w:firstLine="4"/>
        <w:jc w:val="both"/>
        <w:rPr>
          <w:rFonts w:ascii="Calibri" w:eastAsia="Calibri" w:hAnsi="Calibri" w:cs="Simplified Arabic"/>
          <w:b/>
          <w:bCs/>
          <w:rtl/>
        </w:rPr>
      </w:pPr>
      <w:r>
        <w:rPr>
          <w:rFonts w:ascii="Calibri" w:eastAsia="Calibri" w:hAnsi="Calibri" w:cs="Simplified Arabic" w:hint="cs"/>
          <w:b/>
          <w:bCs/>
          <w:rtl/>
        </w:rPr>
        <w:t>الخاتمة</w:t>
      </w:r>
    </w:p>
    <w:p w:rsidR="00784697" w:rsidRPr="004F59B7" w:rsidRDefault="00784697" w:rsidP="005041C9">
      <w:pPr>
        <w:bidi/>
        <w:spacing w:line="240" w:lineRule="auto"/>
        <w:ind w:firstLine="4"/>
        <w:jc w:val="both"/>
        <w:rPr>
          <w:rFonts w:ascii="Calibri" w:eastAsia="Calibri" w:hAnsi="Calibri" w:cs="Simplified Arabic"/>
          <w:rtl/>
        </w:rPr>
      </w:pPr>
      <w:r w:rsidRPr="004F59B7">
        <w:rPr>
          <w:rFonts w:ascii="Calibri" w:eastAsia="Calibri" w:hAnsi="Calibri" w:cs="Simplified Arabic" w:hint="cs"/>
          <w:rtl/>
        </w:rPr>
        <w:t>في ختام هذا البحث يمكننا أن</w:t>
      </w:r>
      <w:r w:rsidR="00C514D9" w:rsidRPr="004F59B7">
        <w:rPr>
          <w:rFonts w:ascii="Calibri" w:eastAsia="Calibri" w:hAnsi="Calibri" w:cs="Simplified Arabic" w:hint="cs"/>
          <w:rtl/>
        </w:rPr>
        <w:t xml:space="preserve"> نستنتج أن استرجاع المعلومات باللغة العربية قد أحرز تقدماً ملحوظاً في العقد الأخير من الزمان،</w:t>
      </w:r>
      <w:r w:rsidR="004F59B7">
        <w:rPr>
          <w:rFonts w:ascii="Calibri" w:eastAsia="Calibri" w:hAnsi="Calibri" w:cs="Simplified Arabic" w:hint="cs"/>
          <w:rtl/>
        </w:rPr>
        <w:t xml:space="preserve"> خاصةً بعد توفر مجموعة الوثائق العربية (</w:t>
      </w:r>
      <w:r w:rsidR="004F59B7" w:rsidRPr="00997BAA">
        <w:rPr>
          <w:rFonts w:ascii="Times New Roman" w:hAnsi="Times New Roman" w:cs="Times New Roman"/>
          <w:sz w:val="20"/>
          <w:szCs w:val="20"/>
        </w:rPr>
        <w:t>TREC-2001</w:t>
      </w:r>
      <w:r w:rsidR="004F59B7">
        <w:rPr>
          <w:rFonts w:ascii="Calibri" w:eastAsia="Calibri" w:hAnsi="Calibri" w:cs="Simplified Arabic" w:hint="cs"/>
          <w:rtl/>
        </w:rPr>
        <w:t>)</w:t>
      </w:r>
      <w:r w:rsidR="00C514D9" w:rsidRPr="004F59B7">
        <w:rPr>
          <w:rFonts w:ascii="Calibri" w:eastAsia="Calibri" w:hAnsi="Calibri" w:cs="Simplified Arabic" w:hint="cs"/>
          <w:rtl/>
        </w:rPr>
        <w:t xml:space="preserve"> </w:t>
      </w:r>
      <w:r w:rsidR="004F59B7">
        <w:rPr>
          <w:rFonts w:ascii="Calibri" w:eastAsia="Calibri" w:hAnsi="Calibri" w:cs="Simplified Arabic" w:hint="cs"/>
          <w:rtl/>
        </w:rPr>
        <w:t xml:space="preserve">والتي </w:t>
      </w:r>
      <w:r w:rsidR="005423C7">
        <w:rPr>
          <w:rFonts w:ascii="Calibri" w:eastAsia="Calibri" w:hAnsi="Calibri" w:cs="Simplified Arabic" w:hint="cs"/>
          <w:rtl/>
        </w:rPr>
        <w:t>وفرت</w:t>
      </w:r>
      <w:r w:rsidR="004F59B7">
        <w:rPr>
          <w:rFonts w:ascii="Calibri" w:eastAsia="Calibri" w:hAnsi="Calibri" w:cs="Simplified Arabic" w:hint="cs"/>
          <w:rtl/>
        </w:rPr>
        <w:t xml:space="preserve"> للباحثين </w:t>
      </w:r>
      <w:r w:rsidR="005423C7">
        <w:rPr>
          <w:rFonts w:ascii="Calibri" w:eastAsia="Calibri" w:hAnsi="Calibri" w:cs="Simplified Arabic" w:hint="cs"/>
          <w:rtl/>
        </w:rPr>
        <w:t>عدد</w:t>
      </w:r>
      <w:r w:rsidR="001E595D">
        <w:rPr>
          <w:rFonts w:ascii="Calibri" w:eastAsia="Calibri" w:hAnsi="Calibri" w:cs="Simplified Arabic" w:hint="cs"/>
          <w:rtl/>
        </w:rPr>
        <w:t>ا</w:t>
      </w:r>
      <w:r w:rsidR="005423C7">
        <w:rPr>
          <w:rFonts w:ascii="Calibri" w:eastAsia="Calibri" w:hAnsi="Calibri" w:cs="Simplified Arabic" w:hint="cs"/>
          <w:rtl/>
        </w:rPr>
        <w:t xml:space="preserve"> كبير</w:t>
      </w:r>
      <w:r w:rsidR="001E595D">
        <w:rPr>
          <w:rFonts w:ascii="Calibri" w:eastAsia="Calibri" w:hAnsi="Calibri" w:cs="Simplified Arabic" w:hint="cs"/>
          <w:rtl/>
        </w:rPr>
        <w:t>ا</w:t>
      </w:r>
      <w:r w:rsidR="005423C7">
        <w:rPr>
          <w:rFonts w:ascii="Calibri" w:eastAsia="Calibri" w:hAnsi="Calibri" w:cs="Simplified Arabic" w:hint="cs"/>
          <w:rtl/>
        </w:rPr>
        <w:t xml:space="preserve"> من الوثائق باللغة العربية مصحوبة بمجموعة من الاستعلامات والوثائق ذات الصلة بها والتي مكنتهم من اختبار مدى فاعلية أنظمة الاسترجاع والخوارزميات التي طوروها. وعلى الرغم من ذلك، فإن مجموعة الوثائق هذه تعاني من بعض العيوب</w:t>
      </w:r>
      <w:r w:rsidR="007233FF">
        <w:rPr>
          <w:rFonts w:ascii="Calibri" w:eastAsia="Calibri" w:hAnsi="Calibri" w:cs="Simplified Arabic" w:hint="cs"/>
          <w:rtl/>
        </w:rPr>
        <w:t>، فهي ليست شاملة لكل التراكيب النحوية و</w:t>
      </w:r>
      <w:r w:rsidR="005041C9">
        <w:rPr>
          <w:rFonts w:ascii="Calibri" w:eastAsia="Calibri" w:hAnsi="Calibri" w:cs="Simplified Arabic" w:hint="cs"/>
          <w:rtl/>
        </w:rPr>
        <w:t>تصريفات الأسماء والأفعال، كما أنها تحتوي على الكثير من الأخطاء الإملائية في تهجئة أسماء الأشخاص والأماكن الأعجمية</w:t>
      </w:r>
      <w:r w:rsidR="005423C7">
        <w:rPr>
          <w:rFonts w:ascii="Calibri" w:eastAsia="Calibri" w:hAnsi="Calibri" w:cs="Simplified Arabic" w:hint="cs"/>
          <w:rtl/>
        </w:rPr>
        <w:t xml:space="preserve"> (</w:t>
      </w:r>
      <w:r w:rsidR="005A4FB7">
        <w:rPr>
          <w:rFonts w:ascii="Calibri" w:eastAsia="Calibri" w:hAnsi="Calibri" w:cs="Simplified Arabic" w:hint="cs"/>
          <w:rtl/>
        </w:rPr>
        <w:t>3</w:t>
      </w:r>
      <w:r w:rsidR="005423C7">
        <w:rPr>
          <w:rFonts w:ascii="Calibri" w:eastAsia="Calibri" w:hAnsi="Calibri" w:cs="Simplified Arabic" w:hint="cs"/>
          <w:rtl/>
        </w:rPr>
        <w:t>)</w:t>
      </w:r>
      <w:r w:rsidR="005041C9">
        <w:rPr>
          <w:rFonts w:ascii="Calibri" w:eastAsia="Calibri" w:hAnsi="Calibri" w:cs="Simplified Arabic" w:hint="cs"/>
          <w:rtl/>
        </w:rPr>
        <w:t>.</w:t>
      </w:r>
      <w:r w:rsidR="005423C7">
        <w:rPr>
          <w:rFonts w:ascii="Calibri" w:eastAsia="Calibri" w:hAnsi="Calibri" w:cs="Simplified Arabic" w:hint="cs"/>
          <w:rtl/>
        </w:rPr>
        <w:t xml:space="preserve"> </w:t>
      </w:r>
      <w:r w:rsidR="005041C9">
        <w:rPr>
          <w:rFonts w:ascii="Calibri" w:eastAsia="Calibri" w:hAnsi="Calibri" w:cs="Simplified Arabic" w:hint="cs"/>
          <w:rtl/>
        </w:rPr>
        <w:t xml:space="preserve">لذا فإن </w:t>
      </w:r>
      <w:r w:rsidR="005423C7">
        <w:rPr>
          <w:rFonts w:ascii="Calibri" w:eastAsia="Calibri" w:hAnsi="Calibri" w:cs="Simplified Arabic" w:hint="cs"/>
          <w:rtl/>
        </w:rPr>
        <w:t xml:space="preserve">هنالك حاجة ماسة لتطوير </w:t>
      </w:r>
      <w:r w:rsidR="00C514D9" w:rsidRPr="004F59B7">
        <w:rPr>
          <w:rFonts w:ascii="Calibri" w:eastAsia="Calibri" w:hAnsi="Calibri" w:cs="Simplified Arabic" w:hint="cs"/>
          <w:rtl/>
        </w:rPr>
        <w:t>مجموعات وثائق شاملة وضخمة</w:t>
      </w:r>
      <w:r w:rsidR="005423C7">
        <w:rPr>
          <w:rFonts w:ascii="Calibri" w:eastAsia="Calibri" w:hAnsi="Calibri" w:cs="Simplified Arabic" w:hint="cs"/>
          <w:rtl/>
        </w:rPr>
        <w:t xml:space="preserve"> توفر</w:t>
      </w:r>
      <w:r w:rsidR="00C514D9" w:rsidRPr="004F59B7">
        <w:rPr>
          <w:rFonts w:ascii="Calibri" w:eastAsia="Calibri" w:hAnsi="Calibri" w:cs="Simplified Arabic" w:hint="cs"/>
          <w:rtl/>
        </w:rPr>
        <w:t xml:space="preserve"> كمية مناسبة من البيانات </w:t>
      </w:r>
      <w:r w:rsidR="005423C7">
        <w:rPr>
          <w:rFonts w:ascii="Calibri" w:eastAsia="Calibri" w:hAnsi="Calibri" w:cs="Simplified Arabic" w:hint="cs"/>
          <w:rtl/>
        </w:rPr>
        <w:t xml:space="preserve">والوثائق في مختلف المجالات </w:t>
      </w:r>
      <w:r w:rsidR="00C514D9" w:rsidRPr="004F59B7">
        <w:rPr>
          <w:rFonts w:ascii="Calibri" w:eastAsia="Calibri" w:hAnsi="Calibri" w:cs="Simplified Arabic" w:hint="cs"/>
          <w:rtl/>
        </w:rPr>
        <w:t xml:space="preserve">يمكن للباحثين إجراء تجاربهم عليها والحصول على نتائج صحيحة وموثوقة. وكذلك، نظراً لأهمية التجريد بالنسبة لأنظمة استرجاع المعلومات باللغة العربية، فإنه لابد من تظافر الجهود لبناء </w:t>
      </w:r>
      <w:r w:rsidR="001E595D">
        <w:rPr>
          <w:rFonts w:ascii="Calibri" w:eastAsia="Calibri" w:hAnsi="Calibri" w:cs="Simplified Arabic" w:hint="cs"/>
          <w:rtl/>
        </w:rPr>
        <w:t>أ</w:t>
      </w:r>
      <w:r w:rsidR="00C514D9" w:rsidRPr="004F59B7">
        <w:rPr>
          <w:rFonts w:ascii="Calibri" w:eastAsia="Calibri" w:hAnsi="Calibri" w:cs="Simplified Arabic" w:hint="cs"/>
          <w:rtl/>
        </w:rPr>
        <w:t>داة تجريد فعالة ودقيقة لتجريد الكلمات العربية مع الاهتمام الخاص بتجريد جموع التكسير.</w:t>
      </w:r>
      <w:r w:rsidR="00D33E68" w:rsidRPr="004F59B7">
        <w:rPr>
          <w:rFonts w:ascii="Calibri" w:eastAsia="Calibri" w:hAnsi="Calibri" w:cs="Simplified Arabic" w:hint="cs"/>
          <w:rtl/>
        </w:rPr>
        <w:t xml:space="preserve"> كما أنه يجب أن يتم إعادة </w:t>
      </w:r>
      <w:r w:rsidR="00D33E68" w:rsidRPr="004F59B7">
        <w:rPr>
          <w:rFonts w:ascii="Calibri" w:eastAsia="Calibri" w:hAnsi="Calibri" w:cs="Simplified Arabic" w:hint="cs"/>
          <w:rtl/>
        </w:rPr>
        <w:lastRenderedPageBreak/>
        <w:t>النظر في البحث في النصوص المشكلة وكيفية إمكانية الاستفادة من التشكيل في إزالة الغموض عن معاني الكلمات عوضاً عن مجرد مسح جميع حركات التشكيل قبيل البدء بعملية الفهرسة.</w:t>
      </w:r>
      <w:r w:rsidR="00C514D9" w:rsidRPr="004F59B7">
        <w:rPr>
          <w:rFonts w:ascii="Calibri" w:eastAsia="Calibri" w:hAnsi="Calibri" w:cs="Simplified Arabic" w:hint="cs"/>
          <w:rtl/>
        </w:rPr>
        <w:t xml:space="preserve"> </w:t>
      </w:r>
      <w:r w:rsidR="00D33E68" w:rsidRPr="004F59B7">
        <w:rPr>
          <w:rFonts w:ascii="Calibri" w:eastAsia="Calibri" w:hAnsi="Calibri" w:cs="Simplified Arabic" w:hint="cs"/>
          <w:rtl/>
        </w:rPr>
        <w:t>وأخيراً، لابد من أن يكون هنالك عناية بالتفريق ما بين البحث في النصوص الثابتة والمحدودة، كالقرآن الكريم والحديث الشريف، والتي نادراً أو قليلاً ما تتغيير والبحث في النصوص المتجددة والكبيرة، كصفحات الإنترنت، والتي تتغير لحظياً أوبصفة مستمرة.</w:t>
      </w:r>
    </w:p>
    <w:p w:rsidR="00C34C8E" w:rsidRPr="008620CE" w:rsidRDefault="008620CE" w:rsidP="00C34C8E">
      <w:pPr>
        <w:bidi/>
        <w:spacing w:line="240" w:lineRule="auto"/>
        <w:ind w:firstLine="4"/>
        <w:jc w:val="both"/>
        <w:rPr>
          <w:rFonts w:ascii="Calibri" w:eastAsia="Calibri" w:hAnsi="Calibri" w:cs="Simplified Arabic"/>
          <w:b/>
          <w:bCs/>
          <w:rtl/>
        </w:rPr>
      </w:pPr>
      <w:r w:rsidRPr="008620CE">
        <w:rPr>
          <w:rFonts w:ascii="Calibri" w:eastAsia="Calibri" w:hAnsi="Calibri" w:cs="Simplified Arabic" w:hint="cs"/>
          <w:b/>
          <w:bCs/>
          <w:rtl/>
        </w:rPr>
        <w:t>المراجع</w:t>
      </w:r>
    </w:p>
    <w:p w:rsidR="008620CE" w:rsidRPr="00AD4EC7" w:rsidRDefault="008620CE" w:rsidP="008620CE">
      <w:pPr>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[1] D. Manning, P. </w:t>
      </w:r>
      <w:proofErr w:type="spellStart"/>
      <w:r w:rsidRPr="00AD4EC7">
        <w:rPr>
          <w:rFonts w:ascii="Times New Roman" w:hAnsi="Times New Roman" w:cs="Times New Roman"/>
          <w:sz w:val="20"/>
          <w:szCs w:val="20"/>
        </w:rPr>
        <w:t>Raghavan</w:t>
      </w:r>
      <w:proofErr w:type="spellEnd"/>
      <w:r w:rsidRPr="00AD4EC7">
        <w:rPr>
          <w:rFonts w:ascii="Times New Roman" w:hAnsi="Times New Roman" w:cs="Times New Roman"/>
          <w:sz w:val="20"/>
          <w:szCs w:val="20"/>
        </w:rPr>
        <w:t xml:space="preserve">, and H. </w:t>
      </w:r>
      <w:proofErr w:type="spellStart"/>
      <w:r w:rsidRPr="00AD4EC7">
        <w:rPr>
          <w:rFonts w:ascii="Times New Roman" w:hAnsi="Times New Roman" w:cs="Times New Roman"/>
          <w:sz w:val="20"/>
          <w:szCs w:val="20"/>
        </w:rPr>
        <w:t>Schütze</w:t>
      </w:r>
      <w:proofErr w:type="spellEnd"/>
      <w:r w:rsidRPr="00AD4EC7">
        <w:rPr>
          <w:rFonts w:ascii="Times New Roman" w:hAnsi="Times New Roman" w:cs="Times New Roman"/>
          <w:sz w:val="20"/>
          <w:szCs w:val="20"/>
        </w:rPr>
        <w:t>, An Introduction to Information Retrieval, Cambridge University Press, 2009</w:t>
      </w:r>
      <w:r w:rsidRPr="00AD4EC7">
        <w:rPr>
          <w:rFonts w:ascii="Times New Roman" w:hAnsi="Times New Roman" w:cs="Times New Roman"/>
          <w:smallCaps/>
          <w:sz w:val="20"/>
          <w:szCs w:val="20"/>
        </w:rPr>
        <w:t>.</w:t>
      </w:r>
    </w:p>
    <w:p w:rsidR="008620CE" w:rsidRPr="00AD4EC7" w:rsidRDefault="008620CE" w:rsidP="008620CE">
      <w:pPr>
        <w:widowControl w:val="0"/>
        <w:tabs>
          <w:tab w:val="left" w:pos="504"/>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[2] D. Kraft, F. </w:t>
      </w:r>
      <w:proofErr w:type="spellStart"/>
      <w:r w:rsidRPr="00AD4EC7">
        <w:rPr>
          <w:rFonts w:ascii="Times New Roman" w:hAnsi="Times New Roman" w:cs="Times New Roman"/>
          <w:sz w:val="20"/>
          <w:szCs w:val="20"/>
        </w:rPr>
        <w:t>Petry</w:t>
      </w:r>
      <w:proofErr w:type="spellEnd"/>
      <w:r w:rsidRPr="00AD4EC7">
        <w:rPr>
          <w:rFonts w:ascii="Times New Roman" w:hAnsi="Times New Roman" w:cs="Times New Roman"/>
          <w:sz w:val="20"/>
          <w:szCs w:val="20"/>
        </w:rPr>
        <w:t xml:space="preserve">, B. Buckles, and T. </w:t>
      </w:r>
      <w:proofErr w:type="spellStart"/>
      <w:r w:rsidRPr="00AD4EC7">
        <w:rPr>
          <w:rFonts w:ascii="Times New Roman" w:hAnsi="Times New Roman" w:cs="Times New Roman"/>
          <w:sz w:val="20"/>
          <w:szCs w:val="20"/>
        </w:rPr>
        <w:t>Sadasivan</w:t>
      </w:r>
      <w:proofErr w:type="spellEnd"/>
      <w:r w:rsidRPr="00AD4EC7">
        <w:rPr>
          <w:rFonts w:ascii="Times New Roman" w:hAnsi="Times New Roman" w:cs="Times New Roman"/>
          <w:sz w:val="20"/>
          <w:szCs w:val="20"/>
        </w:rPr>
        <w:t xml:space="preserve">, “The use of genetic programming to build queries for information retrieval,” </w:t>
      </w:r>
      <w:r w:rsidRPr="00AD4EC7">
        <w:rPr>
          <w:rFonts w:ascii="Times New Roman" w:hAnsi="Times New Roman" w:cs="Times New Roman"/>
          <w:i/>
          <w:iCs/>
          <w:sz w:val="20"/>
          <w:szCs w:val="20"/>
        </w:rPr>
        <w:t>Evolutionary Computation, 1994</w:t>
      </w:r>
      <w:r w:rsidRPr="00EB70FF">
        <w:rPr>
          <w:rFonts w:ascii="Times New Roman" w:hAnsi="Times New Roman" w:cs="Times New Roman"/>
          <w:sz w:val="20"/>
          <w:szCs w:val="20"/>
        </w:rPr>
        <w:t xml:space="preserve"> </w:t>
      </w:r>
      <w:r>
        <w:rPr>
          <w:rFonts w:ascii="Times New Roman" w:hAnsi="Times New Roman" w:cs="Times New Roman"/>
          <w:sz w:val="20"/>
          <w:szCs w:val="20"/>
        </w:rPr>
        <w:t>search</w:t>
      </w:r>
      <w:r w:rsidRPr="00AD4EC7">
        <w:rPr>
          <w:rFonts w:ascii="Times New Roman" w:hAnsi="Times New Roman" w:cs="Times New Roman"/>
          <w:i/>
          <w:iCs/>
          <w:sz w:val="20"/>
          <w:szCs w:val="20"/>
        </w:rPr>
        <w:t>. IEEE World Congress on Computational Intelligence., Proceedings of the First IEEE Conference on</w:t>
      </w:r>
      <w:r w:rsidRPr="00AD4EC7">
        <w:rPr>
          <w:rFonts w:ascii="Times New Roman" w:hAnsi="Times New Roman" w:cs="Times New Roman"/>
          <w:sz w:val="20"/>
          <w:szCs w:val="20"/>
        </w:rPr>
        <w:t>, 1994, pp. 468-473 vol.1.</w:t>
      </w:r>
    </w:p>
    <w:p w:rsidR="005A4FB7" w:rsidRDefault="008620CE" w:rsidP="005A4FB7">
      <w:pPr>
        <w:widowControl w:val="0"/>
        <w:tabs>
          <w:tab w:val="left" w:pos="504"/>
        </w:tabs>
        <w:autoSpaceDE w:val="0"/>
        <w:autoSpaceDN w:val="0"/>
        <w:adjustRightInd w:val="0"/>
        <w:spacing w:after="0" w:line="240" w:lineRule="auto"/>
        <w:jc w:val="both"/>
        <w:rPr>
          <w:rFonts w:ascii="Times New Roman" w:hAnsi="Times New Roman" w:cs="Times New Roman"/>
          <w:sz w:val="20"/>
          <w:szCs w:val="20"/>
        </w:rPr>
      </w:pPr>
      <w:r w:rsidRPr="005A4FB7">
        <w:rPr>
          <w:rFonts w:ascii="Times New Roman" w:hAnsi="Times New Roman" w:cs="Times New Roman"/>
          <w:sz w:val="20"/>
          <w:szCs w:val="20"/>
        </w:rPr>
        <w:t xml:space="preserve">[3] </w:t>
      </w:r>
      <w:r w:rsidR="005A4FB7" w:rsidRPr="005A4FB7">
        <w:rPr>
          <w:rFonts w:ascii="Times New Roman" w:hAnsi="Times New Roman" w:cs="Times New Roman"/>
          <w:sz w:val="20"/>
          <w:szCs w:val="20"/>
        </w:rPr>
        <w:t>A.</w:t>
      </w:r>
      <w:r w:rsidR="005A4FB7" w:rsidRPr="00AD4EC7">
        <w:rPr>
          <w:rFonts w:ascii="Times New Roman" w:hAnsi="Times New Roman" w:cs="Times New Roman"/>
          <w:sz w:val="20"/>
          <w:szCs w:val="20"/>
        </w:rPr>
        <w:t xml:space="preserve"> </w:t>
      </w:r>
      <w:proofErr w:type="spellStart"/>
      <w:r w:rsidR="005A4FB7" w:rsidRPr="00AD4EC7">
        <w:rPr>
          <w:rFonts w:ascii="Times New Roman" w:hAnsi="Times New Roman" w:cs="Times New Roman"/>
          <w:sz w:val="20"/>
          <w:szCs w:val="20"/>
        </w:rPr>
        <w:t>Abdelali</w:t>
      </w:r>
      <w:proofErr w:type="spellEnd"/>
      <w:r w:rsidR="005A4FB7" w:rsidRPr="00AD4EC7">
        <w:rPr>
          <w:rFonts w:ascii="Times New Roman" w:hAnsi="Times New Roman" w:cs="Times New Roman"/>
          <w:sz w:val="20"/>
          <w:szCs w:val="20"/>
        </w:rPr>
        <w:t xml:space="preserve">, J. </w:t>
      </w:r>
      <w:proofErr w:type="spellStart"/>
      <w:r w:rsidR="005A4FB7" w:rsidRPr="00AD4EC7">
        <w:rPr>
          <w:rFonts w:ascii="Times New Roman" w:hAnsi="Times New Roman" w:cs="Times New Roman"/>
          <w:sz w:val="20"/>
          <w:szCs w:val="20"/>
        </w:rPr>
        <w:t>Cowie</w:t>
      </w:r>
      <w:proofErr w:type="spellEnd"/>
      <w:r w:rsidR="005A4FB7" w:rsidRPr="00AD4EC7">
        <w:rPr>
          <w:rFonts w:ascii="Times New Roman" w:hAnsi="Times New Roman" w:cs="Times New Roman"/>
          <w:sz w:val="20"/>
          <w:szCs w:val="20"/>
        </w:rPr>
        <w:t xml:space="preserve">, and H. </w:t>
      </w:r>
      <w:proofErr w:type="spellStart"/>
      <w:r w:rsidR="005A4FB7" w:rsidRPr="00AD4EC7">
        <w:rPr>
          <w:rFonts w:ascii="Times New Roman" w:hAnsi="Times New Roman" w:cs="Times New Roman"/>
          <w:sz w:val="20"/>
          <w:szCs w:val="20"/>
        </w:rPr>
        <w:t>Soliman</w:t>
      </w:r>
      <w:proofErr w:type="spellEnd"/>
      <w:r w:rsidR="005A4FB7" w:rsidRPr="00AD4EC7">
        <w:rPr>
          <w:rFonts w:ascii="Times New Roman" w:hAnsi="Times New Roman" w:cs="Times New Roman"/>
          <w:sz w:val="20"/>
          <w:szCs w:val="20"/>
        </w:rPr>
        <w:t xml:space="preserve">, "Arabic information retrieval perspectives", </w:t>
      </w:r>
      <w:r w:rsidR="005A4FB7" w:rsidRPr="00AD4EC7">
        <w:rPr>
          <w:rFonts w:ascii="Times New Roman" w:hAnsi="Times New Roman" w:cs="Times New Roman"/>
          <w:i/>
          <w:iCs/>
          <w:sz w:val="20"/>
          <w:szCs w:val="20"/>
        </w:rPr>
        <w:t>In Proceedings of JEP-TALN 2004 Arabic Language Processing</w:t>
      </w:r>
      <w:r w:rsidR="005A4FB7" w:rsidRPr="00AD4EC7">
        <w:rPr>
          <w:rFonts w:ascii="Times New Roman" w:hAnsi="Times New Roman" w:cs="Times New Roman"/>
          <w:sz w:val="20"/>
          <w:szCs w:val="20"/>
        </w:rPr>
        <w:t xml:space="preserve">, 2004. </w:t>
      </w:r>
    </w:p>
    <w:p w:rsidR="008620CE" w:rsidRPr="00AD4EC7" w:rsidRDefault="008620CE" w:rsidP="005A4FB7">
      <w:pPr>
        <w:widowControl w:val="0"/>
        <w:tabs>
          <w:tab w:val="left" w:pos="504"/>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[4] O. </w:t>
      </w:r>
      <w:proofErr w:type="spellStart"/>
      <w:r w:rsidRPr="00AD4EC7">
        <w:rPr>
          <w:rFonts w:ascii="Times New Roman" w:hAnsi="Times New Roman" w:cs="Times New Roman"/>
          <w:sz w:val="20"/>
          <w:szCs w:val="20"/>
        </w:rPr>
        <w:t>Cordón</w:t>
      </w:r>
      <w:proofErr w:type="spellEnd"/>
      <w:r w:rsidRPr="00AD4EC7">
        <w:rPr>
          <w:rFonts w:ascii="Times New Roman" w:hAnsi="Times New Roman" w:cs="Times New Roman"/>
          <w:sz w:val="20"/>
          <w:szCs w:val="20"/>
        </w:rPr>
        <w:t>, E. Herrera-</w:t>
      </w:r>
      <w:proofErr w:type="spellStart"/>
      <w:r w:rsidRPr="00AD4EC7">
        <w:rPr>
          <w:rFonts w:ascii="Times New Roman" w:hAnsi="Times New Roman" w:cs="Times New Roman"/>
          <w:sz w:val="20"/>
          <w:szCs w:val="20"/>
        </w:rPr>
        <w:t>Viedma</w:t>
      </w:r>
      <w:proofErr w:type="spellEnd"/>
      <w:r w:rsidRPr="00AD4EC7">
        <w:rPr>
          <w:rFonts w:ascii="Times New Roman" w:hAnsi="Times New Roman" w:cs="Times New Roman"/>
          <w:sz w:val="20"/>
          <w:szCs w:val="20"/>
        </w:rPr>
        <w:t xml:space="preserve">, and M. </w:t>
      </w:r>
      <w:proofErr w:type="spellStart"/>
      <w:r w:rsidRPr="00AD4EC7">
        <w:rPr>
          <w:rFonts w:ascii="Times New Roman" w:hAnsi="Times New Roman" w:cs="Times New Roman"/>
          <w:sz w:val="20"/>
          <w:szCs w:val="20"/>
        </w:rPr>
        <w:t>Luque</w:t>
      </w:r>
      <w:proofErr w:type="spellEnd"/>
      <w:r w:rsidRPr="00AD4EC7">
        <w:rPr>
          <w:rFonts w:ascii="Times New Roman" w:hAnsi="Times New Roman" w:cs="Times New Roman"/>
          <w:sz w:val="20"/>
          <w:szCs w:val="20"/>
        </w:rPr>
        <w:t xml:space="preserve">, “Improving the learning of Boolean queries by means of a </w:t>
      </w:r>
      <w:proofErr w:type="spellStart"/>
      <w:r w:rsidRPr="00AD4EC7">
        <w:rPr>
          <w:rFonts w:ascii="Times New Roman" w:hAnsi="Times New Roman" w:cs="Times New Roman"/>
          <w:sz w:val="20"/>
          <w:szCs w:val="20"/>
        </w:rPr>
        <w:t>multiobjective</w:t>
      </w:r>
      <w:proofErr w:type="spellEnd"/>
      <w:r w:rsidRPr="00AD4EC7">
        <w:rPr>
          <w:rFonts w:ascii="Times New Roman" w:hAnsi="Times New Roman" w:cs="Times New Roman"/>
          <w:sz w:val="20"/>
          <w:szCs w:val="20"/>
        </w:rPr>
        <w:t xml:space="preserve"> IQBE evolutionary algorithm,” </w:t>
      </w:r>
      <w:r w:rsidRPr="00AD4EC7">
        <w:rPr>
          <w:rFonts w:ascii="Times New Roman" w:hAnsi="Times New Roman" w:cs="Times New Roman"/>
          <w:i/>
          <w:iCs/>
          <w:sz w:val="20"/>
          <w:szCs w:val="20"/>
        </w:rPr>
        <w:t>Information Processing &amp; Management</w:t>
      </w:r>
      <w:r w:rsidRPr="00AD4EC7">
        <w:rPr>
          <w:rFonts w:ascii="Times New Roman" w:hAnsi="Times New Roman" w:cs="Times New Roman"/>
          <w:sz w:val="20"/>
          <w:szCs w:val="20"/>
        </w:rPr>
        <w:t>,  vol. 42, May. 2006, pp. 615-632.</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[5] O. </w:t>
      </w:r>
      <w:proofErr w:type="spellStart"/>
      <w:r w:rsidRPr="00AD4EC7">
        <w:rPr>
          <w:rFonts w:ascii="Times New Roman" w:hAnsi="Times New Roman" w:cs="Times New Roman"/>
          <w:sz w:val="20"/>
          <w:szCs w:val="20"/>
        </w:rPr>
        <w:t>Cordón</w:t>
      </w:r>
      <w:proofErr w:type="spellEnd"/>
      <w:r w:rsidRPr="00AD4EC7">
        <w:rPr>
          <w:rFonts w:ascii="Times New Roman" w:hAnsi="Times New Roman" w:cs="Times New Roman"/>
          <w:sz w:val="20"/>
          <w:szCs w:val="20"/>
        </w:rPr>
        <w:t>, E. Herrera-</w:t>
      </w:r>
      <w:proofErr w:type="spellStart"/>
      <w:r w:rsidRPr="00AD4EC7">
        <w:rPr>
          <w:rFonts w:ascii="Times New Roman" w:hAnsi="Times New Roman" w:cs="Times New Roman"/>
          <w:sz w:val="20"/>
          <w:szCs w:val="20"/>
        </w:rPr>
        <w:t>Viedma</w:t>
      </w:r>
      <w:proofErr w:type="spellEnd"/>
      <w:r w:rsidRPr="00AD4EC7">
        <w:rPr>
          <w:rFonts w:ascii="Times New Roman" w:hAnsi="Times New Roman" w:cs="Times New Roman"/>
          <w:sz w:val="20"/>
          <w:szCs w:val="20"/>
        </w:rPr>
        <w:t xml:space="preserve">, C. </w:t>
      </w:r>
      <w:proofErr w:type="spellStart"/>
      <w:r w:rsidRPr="00AD4EC7">
        <w:rPr>
          <w:rFonts w:ascii="Times New Roman" w:hAnsi="Times New Roman" w:cs="Times New Roman"/>
          <w:sz w:val="20"/>
          <w:szCs w:val="20"/>
        </w:rPr>
        <w:t>López-Pujalte</w:t>
      </w:r>
      <w:proofErr w:type="spellEnd"/>
      <w:r w:rsidRPr="00AD4EC7">
        <w:rPr>
          <w:rFonts w:ascii="Times New Roman" w:hAnsi="Times New Roman" w:cs="Times New Roman"/>
          <w:sz w:val="20"/>
          <w:szCs w:val="20"/>
        </w:rPr>
        <w:t xml:space="preserve">, M. </w:t>
      </w:r>
      <w:proofErr w:type="spellStart"/>
      <w:r w:rsidRPr="00AD4EC7">
        <w:rPr>
          <w:rFonts w:ascii="Times New Roman" w:hAnsi="Times New Roman" w:cs="Times New Roman"/>
          <w:sz w:val="20"/>
          <w:szCs w:val="20"/>
        </w:rPr>
        <w:t>Luque</w:t>
      </w:r>
      <w:proofErr w:type="spellEnd"/>
      <w:r w:rsidRPr="00AD4EC7">
        <w:rPr>
          <w:rFonts w:ascii="Times New Roman" w:hAnsi="Times New Roman" w:cs="Times New Roman"/>
          <w:sz w:val="20"/>
          <w:szCs w:val="20"/>
        </w:rPr>
        <w:t xml:space="preserve">, and C. </w:t>
      </w:r>
      <w:proofErr w:type="spellStart"/>
      <w:r w:rsidRPr="00AD4EC7">
        <w:rPr>
          <w:rFonts w:ascii="Times New Roman" w:hAnsi="Times New Roman" w:cs="Times New Roman"/>
          <w:sz w:val="20"/>
          <w:szCs w:val="20"/>
        </w:rPr>
        <w:t>Zarco</w:t>
      </w:r>
      <w:proofErr w:type="spellEnd"/>
      <w:r w:rsidRPr="00AD4EC7">
        <w:rPr>
          <w:rFonts w:ascii="Times New Roman" w:hAnsi="Times New Roman" w:cs="Times New Roman"/>
          <w:sz w:val="20"/>
          <w:szCs w:val="20"/>
        </w:rPr>
        <w:t xml:space="preserve">, “A review on the application of evolutionary computation to information retrieval,” </w:t>
      </w:r>
      <w:r w:rsidRPr="00AD4EC7">
        <w:rPr>
          <w:rFonts w:ascii="Times New Roman" w:hAnsi="Times New Roman" w:cs="Times New Roman"/>
          <w:i/>
          <w:iCs/>
          <w:sz w:val="20"/>
          <w:szCs w:val="20"/>
        </w:rPr>
        <w:t>International Journal of Approximate Reasoning</w:t>
      </w:r>
      <w:r w:rsidRPr="00AD4EC7">
        <w:rPr>
          <w:rFonts w:ascii="Times New Roman" w:hAnsi="Times New Roman" w:cs="Times New Roman"/>
          <w:sz w:val="20"/>
          <w:szCs w:val="20"/>
        </w:rPr>
        <w:t>,  vol. 34, Nov. 2003, pp. 241-264.</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[6] P. </w:t>
      </w:r>
      <w:proofErr w:type="spellStart"/>
      <w:r w:rsidRPr="00AD4EC7">
        <w:rPr>
          <w:rFonts w:ascii="Times New Roman" w:hAnsi="Times New Roman" w:cs="Times New Roman"/>
          <w:sz w:val="20"/>
          <w:szCs w:val="20"/>
        </w:rPr>
        <w:t>Pathak</w:t>
      </w:r>
      <w:proofErr w:type="spellEnd"/>
      <w:r w:rsidRPr="00AD4EC7">
        <w:rPr>
          <w:rFonts w:ascii="Times New Roman" w:hAnsi="Times New Roman" w:cs="Times New Roman"/>
          <w:sz w:val="20"/>
          <w:szCs w:val="20"/>
        </w:rPr>
        <w:t xml:space="preserve">, M. Gordon, and </w:t>
      </w:r>
      <w:proofErr w:type="spellStart"/>
      <w:r w:rsidRPr="00AD4EC7">
        <w:rPr>
          <w:rFonts w:ascii="Times New Roman" w:hAnsi="Times New Roman" w:cs="Times New Roman"/>
          <w:sz w:val="20"/>
          <w:szCs w:val="20"/>
        </w:rPr>
        <w:t>Weiguo</w:t>
      </w:r>
      <w:proofErr w:type="spellEnd"/>
      <w:r w:rsidRPr="00AD4EC7">
        <w:rPr>
          <w:rFonts w:ascii="Times New Roman" w:hAnsi="Times New Roman" w:cs="Times New Roman"/>
          <w:sz w:val="20"/>
          <w:szCs w:val="20"/>
        </w:rPr>
        <w:t xml:space="preserve"> Fan, “Effective information retrieval using genetic algorithms based matching functions adaptation,” </w:t>
      </w:r>
      <w:r w:rsidRPr="00AD4EC7">
        <w:rPr>
          <w:rFonts w:ascii="Times New Roman" w:hAnsi="Times New Roman" w:cs="Times New Roman"/>
          <w:i/>
          <w:iCs/>
          <w:sz w:val="20"/>
          <w:szCs w:val="20"/>
        </w:rPr>
        <w:t>System Sciences, 2000. Proceedings of the 33rd Annual Hawaii International Conference on</w:t>
      </w:r>
      <w:r w:rsidRPr="00AD4EC7">
        <w:rPr>
          <w:rFonts w:ascii="Times New Roman" w:hAnsi="Times New Roman" w:cs="Times New Roman"/>
          <w:sz w:val="20"/>
          <w:szCs w:val="20"/>
        </w:rPr>
        <w:t>, 2000, p. 8 pp. vol.1.</w:t>
      </w:r>
    </w:p>
    <w:p w:rsidR="008620CE" w:rsidRDefault="008620CE" w:rsidP="008620CE">
      <w:pPr>
        <w:tabs>
          <w:tab w:val="left" w:pos="810"/>
        </w:tabs>
        <w:spacing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[7] R. </w:t>
      </w:r>
      <w:proofErr w:type="spellStart"/>
      <w:r w:rsidRPr="00AD4EC7">
        <w:rPr>
          <w:rFonts w:ascii="Times New Roman" w:hAnsi="Times New Roman" w:cs="Times New Roman"/>
          <w:sz w:val="20"/>
          <w:szCs w:val="20"/>
        </w:rPr>
        <w:t>Baeza</w:t>
      </w:r>
      <w:proofErr w:type="spellEnd"/>
      <w:r w:rsidRPr="00AD4EC7">
        <w:rPr>
          <w:rFonts w:ascii="Times New Roman" w:hAnsi="Times New Roman" w:cs="Times New Roman"/>
          <w:sz w:val="20"/>
          <w:szCs w:val="20"/>
        </w:rPr>
        <w:t xml:space="preserve">-Yates and B. </w:t>
      </w:r>
      <w:proofErr w:type="spellStart"/>
      <w:r w:rsidRPr="00AD4EC7">
        <w:rPr>
          <w:rFonts w:ascii="Times New Roman" w:hAnsi="Times New Roman" w:cs="Times New Roman"/>
          <w:sz w:val="20"/>
          <w:szCs w:val="20"/>
        </w:rPr>
        <w:t>Ribeiro-Neto</w:t>
      </w:r>
      <w:proofErr w:type="spellEnd"/>
      <w:r w:rsidRPr="00AD4EC7">
        <w:rPr>
          <w:rFonts w:ascii="Times New Roman" w:hAnsi="Times New Roman" w:cs="Times New Roman"/>
          <w:sz w:val="20"/>
          <w:szCs w:val="20"/>
        </w:rPr>
        <w:t>, Modern Information Retrieval, Addison-Wesley, Wokingham, UK, 1999.</w:t>
      </w:r>
    </w:p>
    <w:p w:rsidR="008620CE" w:rsidRPr="00AD4EC7" w:rsidRDefault="008620CE" w:rsidP="008620CE">
      <w:pPr>
        <w:tabs>
          <w:tab w:val="left" w:pos="810"/>
        </w:tabs>
        <w:spacing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[8] Y. </w:t>
      </w:r>
      <w:proofErr w:type="spellStart"/>
      <w:r w:rsidRPr="00AD4EC7">
        <w:rPr>
          <w:rFonts w:ascii="Times New Roman" w:hAnsi="Times New Roman" w:cs="Times New Roman"/>
          <w:sz w:val="20"/>
          <w:szCs w:val="20"/>
        </w:rPr>
        <w:t>Qiu</w:t>
      </w:r>
      <w:proofErr w:type="spellEnd"/>
      <w:r w:rsidRPr="00AD4EC7">
        <w:rPr>
          <w:rFonts w:ascii="Times New Roman" w:hAnsi="Times New Roman" w:cs="Times New Roman"/>
          <w:sz w:val="20"/>
          <w:szCs w:val="20"/>
        </w:rPr>
        <w:t xml:space="preserve"> and H. </w:t>
      </w:r>
      <w:proofErr w:type="spellStart"/>
      <w:r w:rsidRPr="00AD4EC7">
        <w:rPr>
          <w:rFonts w:ascii="Times New Roman" w:hAnsi="Times New Roman" w:cs="Times New Roman"/>
          <w:sz w:val="20"/>
          <w:szCs w:val="20"/>
        </w:rPr>
        <w:t>Frei</w:t>
      </w:r>
      <w:proofErr w:type="spellEnd"/>
      <w:r w:rsidRPr="00AD4EC7">
        <w:rPr>
          <w:rFonts w:ascii="Times New Roman" w:hAnsi="Times New Roman" w:cs="Times New Roman"/>
          <w:sz w:val="20"/>
          <w:szCs w:val="20"/>
        </w:rPr>
        <w:t xml:space="preserve">, "Concept based query expansion". </w:t>
      </w:r>
      <w:r w:rsidRPr="00AD4EC7">
        <w:rPr>
          <w:rFonts w:ascii="Times New Roman" w:hAnsi="Times New Roman" w:cs="Times New Roman"/>
          <w:i/>
          <w:iCs/>
          <w:sz w:val="20"/>
          <w:szCs w:val="20"/>
        </w:rPr>
        <w:t>In proceedings of the 16th International ACM SIGIR Conference on R &amp; D in Information Retrieval</w:t>
      </w:r>
      <w:r w:rsidRPr="00AD4EC7">
        <w:rPr>
          <w:rFonts w:ascii="Times New Roman" w:hAnsi="Times New Roman" w:cs="Times New Roman"/>
          <w:sz w:val="20"/>
          <w:szCs w:val="20"/>
        </w:rPr>
        <w:t>, ACM Press, New York, 1993, pp. 160-169.</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lang w:val="en-GB"/>
        </w:rPr>
      </w:pPr>
      <w:r w:rsidRPr="00AD4EC7">
        <w:rPr>
          <w:rFonts w:ascii="Times New Roman" w:hAnsi="Times New Roman" w:cs="Times New Roman"/>
          <w:sz w:val="20"/>
          <w:szCs w:val="20"/>
        </w:rPr>
        <w:t xml:space="preserve">[9] </w:t>
      </w:r>
      <w:proofErr w:type="spellStart"/>
      <w:r w:rsidRPr="00AD4EC7">
        <w:rPr>
          <w:rFonts w:ascii="Times New Roman" w:hAnsi="Times New Roman" w:cs="Times New Roman"/>
          <w:sz w:val="20"/>
          <w:szCs w:val="20"/>
          <w:lang w:val="en-GB"/>
        </w:rPr>
        <w:t>Shkapenyuk</w:t>
      </w:r>
      <w:proofErr w:type="spellEnd"/>
      <w:r w:rsidRPr="00AD4EC7">
        <w:rPr>
          <w:rFonts w:ascii="Times New Roman" w:hAnsi="Times New Roman" w:cs="Times New Roman"/>
          <w:sz w:val="20"/>
          <w:szCs w:val="20"/>
          <w:lang w:val="en-GB"/>
        </w:rPr>
        <w:t xml:space="preserve">, V. and </w:t>
      </w:r>
      <w:proofErr w:type="spellStart"/>
      <w:r w:rsidRPr="00AD4EC7">
        <w:rPr>
          <w:rFonts w:ascii="Times New Roman" w:hAnsi="Times New Roman" w:cs="Times New Roman"/>
          <w:sz w:val="20"/>
          <w:szCs w:val="20"/>
          <w:lang w:val="en-GB"/>
        </w:rPr>
        <w:t>Suel</w:t>
      </w:r>
      <w:proofErr w:type="spellEnd"/>
      <w:r w:rsidRPr="00AD4EC7">
        <w:rPr>
          <w:rFonts w:ascii="Times New Roman" w:hAnsi="Times New Roman" w:cs="Times New Roman"/>
          <w:sz w:val="20"/>
          <w:szCs w:val="20"/>
          <w:lang w:val="en-GB"/>
        </w:rPr>
        <w:t>, T. (2002), 'Design and implementation of a high-performance distributed web crawler', In Proc. of the Int. Conf. on Data Engineering.</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lang w:val="en-GB"/>
        </w:rPr>
      </w:pPr>
      <w:r w:rsidRPr="00AD4EC7">
        <w:rPr>
          <w:rFonts w:ascii="Times New Roman" w:hAnsi="Times New Roman" w:cs="Times New Roman"/>
          <w:sz w:val="20"/>
          <w:szCs w:val="20"/>
        </w:rPr>
        <w:t xml:space="preserve">[10] D. </w:t>
      </w:r>
      <w:proofErr w:type="spellStart"/>
      <w:r w:rsidRPr="00AD4EC7">
        <w:rPr>
          <w:rFonts w:ascii="Times New Roman" w:hAnsi="Times New Roman" w:cs="Times New Roman"/>
          <w:sz w:val="20"/>
          <w:szCs w:val="20"/>
        </w:rPr>
        <w:t>Ezzat</w:t>
      </w:r>
      <w:proofErr w:type="spellEnd"/>
      <w:r w:rsidRPr="00AD4EC7">
        <w:rPr>
          <w:rFonts w:ascii="Times New Roman" w:hAnsi="Times New Roman" w:cs="Times New Roman"/>
          <w:sz w:val="20"/>
          <w:szCs w:val="20"/>
        </w:rPr>
        <w:t xml:space="preserve">, M. </w:t>
      </w:r>
      <w:proofErr w:type="spellStart"/>
      <w:r w:rsidRPr="00AD4EC7">
        <w:rPr>
          <w:rFonts w:ascii="Times New Roman" w:hAnsi="Times New Roman" w:cs="Times New Roman"/>
          <w:sz w:val="20"/>
          <w:szCs w:val="20"/>
        </w:rPr>
        <w:t>Abdeen</w:t>
      </w:r>
      <w:proofErr w:type="spellEnd"/>
      <w:r w:rsidRPr="00AD4EC7">
        <w:rPr>
          <w:rFonts w:ascii="Times New Roman" w:hAnsi="Times New Roman" w:cs="Times New Roman"/>
          <w:sz w:val="20"/>
          <w:szCs w:val="20"/>
        </w:rPr>
        <w:t xml:space="preserve">, M.F. </w:t>
      </w:r>
      <w:proofErr w:type="spellStart"/>
      <w:r w:rsidRPr="00AD4EC7">
        <w:rPr>
          <w:rFonts w:ascii="Times New Roman" w:hAnsi="Times New Roman" w:cs="Times New Roman"/>
          <w:sz w:val="20"/>
          <w:szCs w:val="20"/>
        </w:rPr>
        <w:t>Tolba</w:t>
      </w:r>
      <w:proofErr w:type="spellEnd"/>
      <w:r w:rsidRPr="00AD4EC7">
        <w:rPr>
          <w:rFonts w:ascii="Times New Roman" w:hAnsi="Times New Roman" w:cs="Times New Roman"/>
          <w:sz w:val="20"/>
          <w:szCs w:val="20"/>
        </w:rPr>
        <w:t xml:space="preserve">, "A Memory Efficient Approach for Crawling Language Specific Web: The Arabic Web as a Case Study," </w:t>
      </w:r>
      <w:proofErr w:type="spellStart"/>
      <w:r w:rsidRPr="00AD4EC7">
        <w:rPr>
          <w:rFonts w:ascii="Times New Roman" w:hAnsi="Times New Roman" w:cs="Times New Roman"/>
          <w:sz w:val="20"/>
          <w:szCs w:val="20"/>
        </w:rPr>
        <w:t>icime</w:t>
      </w:r>
      <w:proofErr w:type="spellEnd"/>
      <w:r w:rsidRPr="00AD4EC7">
        <w:rPr>
          <w:rFonts w:ascii="Times New Roman" w:hAnsi="Times New Roman" w:cs="Times New Roman"/>
          <w:sz w:val="20"/>
          <w:szCs w:val="20"/>
        </w:rPr>
        <w:t>, pp.584-587, 2009 International Conference on Information Management and Engineering, 2009.</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[11] G. Al-</w:t>
      </w:r>
      <w:proofErr w:type="spellStart"/>
      <w:r w:rsidRPr="00AD4EC7">
        <w:rPr>
          <w:rFonts w:ascii="Times New Roman" w:hAnsi="Times New Roman" w:cs="Times New Roman"/>
          <w:sz w:val="20"/>
          <w:szCs w:val="20"/>
        </w:rPr>
        <w:t>Gaphari</w:t>
      </w:r>
      <w:proofErr w:type="spellEnd"/>
      <w:r w:rsidRPr="00AD4EC7">
        <w:rPr>
          <w:rFonts w:ascii="Times New Roman" w:hAnsi="Times New Roman" w:cs="Times New Roman"/>
          <w:sz w:val="20"/>
          <w:szCs w:val="20"/>
        </w:rPr>
        <w:t>, "Building An Efficient Indexing For Crawling The Website With An Efficient Spider", International Journal of Information Science and Technology, vol. 6, 2008.</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[12] N. </w:t>
      </w:r>
      <w:proofErr w:type="spellStart"/>
      <w:r w:rsidRPr="00AD4EC7">
        <w:rPr>
          <w:rFonts w:ascii="Times New Roman" w:hAnsi="Times New Roman" w:cs="Times New Roman"/>
          <w:sz w:val="20"/>
          <w:szCs w:val="20"/>
        </w:rPr>
        <w:t>Mansour</w:t>
      </w:r>
      <w:proofErr w:type="spellEnd"/>
      <w:r w:rsidRPr="00AD4EC7">
        <w:rPr>
          <w:rFonts w:ascii="Times New Roman" w:hAnsi="Times New Roman" w:cs="Times New Roman"/>
          <w:sz w:val="20"/>
          <w:szCs w:val="20"/>
        </w:rPr>
        <w:t xml:space="preserve">, R.A. </w:t>
      </w:r>
      <w:proofErr w:type="spellStart"/>
      <w:r w:rsidRPr="00AD4EC7">
        <w:rPr>
          <w:rFonts w:ascii="Times New Roman" w:hAnsi="Times New Roman" w:cs="Times New Roman"/>
          <w:sz w:val="20"/>
          <w:szCs w:val="20"/>
        </w:rPr>
        <w:t>Haraty</w:t>
      </w:r>
      <w:proofErr w:type="spellEnd"/>
      <w:r w:rsidRPr="00AD4EC7">
        <w:rPr>
          <w:rFonts w:ascii="Times New Roman" w:hAnsi="Times New Roman" w:cs="Times New Roman"/>
          <w:sz w:val="20"/>
          <w:szCs w:val="20"/>
        </w:rPr>
        <w:t xml:space="preserve">, W. </w:t>
      </w:r>
      <w:proofErr w:type="spellStart"/>
      <w:r w:rsidRPr="00AD4EC7">
        <w:rPr>
          <w:rFonts w:ascii="Times New Roman" w:hAnsi="Times New Roman" w:cs="Times New Roman"/>
          <w:sz w:val="20"/>
          <w:szCs w:val="20"/>
        </w:rPr>
        <w:t>Daher</w:t>
      </w:r>
      <w:proofErr w:type="spellEnd"/>
      <w:r w:rsidRPr="00AD4EC7">
        <w:rPr>
          <w:rFonts w:ascii="Times New Roman" w:hAnsi="Times New Roman" w:cs="Times New Roman"/>
          <w:sz w:val="20"/>
          <w:szCs w:val="20"/>
        </w:rPr>
        <w:t xml:space="preserve">, and M. </w:t>
      </w:r>
      <w:proofErr w:type="spellStart"/>
      <w:r w:rsidRPr="00AD4EC7">
        <w:rPr>
          <w:rFonts w:ascii="Times New Roman" w:hAnsi="Times New Roman" w:cs="Times New Roman"/>
          <w:sz w:val="20"/>
          <w:szCs w:val="20"/>
        </w:rPr>
        <w:t>Houri</w:t>
      </w:r>
      <w:proofErr w:type="spellEnd"/>
      <w:r w:rsidRPr="00AD4EC7">
        <w:rPr>
          <w:rFonts w:ascii="Times New Roman" w:hAnsi="Times New Roman" w:cs="Times New Roman"/>
          <w:sz w:val="20"/>
          <w:szCs w:val="20"/>
        </w:rPr>
        <w:t xml:space="preserve">, “An Auto-indexing Method for Arabic Text,” </w:t>
      </w:r>
      <w:r w:rsidRPr="00AD4EC7">
        <w:rPr>
          <w:rFonts w:ascii="Times New Roman" w:hAnsi="Times New Roman" w:cs="Times New Roman"/>
          <w:i/>
          <w:iCs/>
          <w:sz w:val="20"/>
          <w:szCs w:val="20"/>
        </w:rPr>
        <w:t>Information Processing and Management: an International Journal.</w:t>
      </w:r>
      <w:r w:rsidRPr="00AD4EC7">
        <w:rPr>
          <w:rFonts w:ascii="Times New Roman" w:hAnsi="Times New Roman" w:cs="Times New Roman"/>
          <w:sz w:val="20"/>
          <w:szCs w:val="20"/>
        </w:rPr>
        <w:t>,  vol. 44, 2008, pp. 1538-1545.</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[13] I. El </w:t>
      </w:r>
      <w:proofErr w:type="spellStart"/>
      <w:r w:rsidRPr="00AD4EC7">
        <w:rPr>
          <w:rFonts w:ascii="Times New Roman" w:hAnsi="Times New Roman" w:cs="Times New Roman"/>
          <w:sz w:val="20"/>
          <w:szCs w:val="20"/>
        </w:rPr>
        <w:t>Emary</w:t>
      </w:r>
      <w:proofErr w:type="spellEnd"/>
      <w:r w:rsidRPr="00AD4EC7">
        <w:rPr>
          <w:rFonts w:ascii="Times New Roman" w:hAnsi="Times New Roman" w:cs="Times New Roman"/>
          <w:sz w:val="20"/>
          <w:szCs w:val="20"/>
        </w:rPr>
        <w:t xml:space="preserve"> and J. </w:t>
      </w:r>
      <w:proofErr w:type="spellStart"/>
      <w:r w:rsidRPr="00AD4EC7">
        <w:rPr>
          <w:rFonts w:ascii="Times New Roman" w:hAnsi="Times New Roman" w:cs="Times New Roman"/>
          <w:sz w:val="20"/>
          <w:szCs w:val="20"/>
        </w:rPr>
        <w:t>Atwan</w:t>
      </w:r>
      <w:proofErr w:type="spellEnd"/>
      <w:r w:rsidRPr="00AD4EC7">
        <w:rPr>
          <w:rFonts w:ascii="Times New Roman" w:hAnsi="Times New Roman" w:cs="Times New Roman"/>
          <w:sz w:val="20"/>
          <w:szCs w:val="20"/>
        </w:rPr>
        <w:t xml:space="preserve">, "Designing and building an automatic information retrieval system for handling the Arabic data", </w:t>
      </w:r>
      <w:r w:rsidRPr="00AD4EC7">
        <w:rPr>
          <w:rFonts w:ascii="Times New Roman" w:hAnsi="Times New Roman" w:cs="Times New Roman"/>
          <w:i/>
          <w:iCs/>
          <w:sz w:val="20"/>
          <w:szCs w:val="20"/>
        </w:rPr>
        <w:t>American Journal of Applied Sciences</w:t>
      </w:r>
      <w:r w:rsidRPr="00AD4EC7">
        <w:rPr>
          <w:rFonts w:ascii="Times New Roman" w:hAnsi="Times New Roman" w:cs="Times New Roman"/>
          <w:sz w:val="20"/>
          <w:szCs w:val="20"/>
        </w:rPr>
        <w:t>, 2005.</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[14] J. </w:t>
      </w:r>
      <w:proofErr w:type="spellStart"/>
      <w:r w:rsidRPr="00AD4EC7">
        <w:rPr>
          <w:rFonts w:ascii="Times New Roman" w:hAnsi="Times New Roman" w:cs="Times New Roman"/>
          <w:sz w:val="20"/>
          <w:szCs w:val="20"/>
        </w:rPr>
        <w:t>Xu</w:t>
      </w:r>
      <w:proofErr w:type="spellEnd"/>
      <w:r w:rsidRPr="00AD4EC7">
        <w:rPr>
          <w:rFonts w:ascii="Times New Roman" w:hAnsi="Times New Roman" w:cs="Times New Roman"/>
          <w:sz w:val="20"/>
          <w:szCs w:val="20"/>
        </w:rPr>
        <w:t xml:space="preserve">, A. Fraser, and R. </w:t>
      </w:r>
      <w:proofErr w:type="spellStart"/>
      <w:r w:rsidRPr="00AD4EC7">
        <w:rPr>
          <w:rFonts w:ascii="Times New Roman" w:hAnsi="Times New Roman" w:cs="Times New Roman"/>
          <w:sz w:val="20"/>
          <w:szCs w:val="20"/>
        </w:rPr>
        <w:t>Weischedel</w:t>
      </w:r>
      <w:proofErr w:type="spellEnd"/>
      <w:r w:rsidRPr="00AD4EC7">
        <w:rPr>
          <w:rFonts w:ascii="Times New Roman" w:hAnsi="Times New Roman" w:cs="Times New Roman"/>
          <w:sz w:val="20"/>
          <w:szCs w:val="20"/>
        </w:rPr>
        <w:t xml:space="preserve">, “Empirical studies in strategies for Arabic retrieval,” </w:t>
      </w:r>
      <w:r w:rsidRPr="00AD4EC7">
        <w:rPr>
          <w:rFonts w:ascii="Times New Roman" w:hAnsi="Times New Roman" w:cs="Times New Roman"/>
          <w:i/>
          <w:iCs/>
          <w:sz w:val="20"/>
          <w:szCs w:val="20"/>
        </w:rPr>
        <w:t>Proceedings of the 25th annual international ACM SIGIR conference on Research and development in information retrieval</w:t>
      </w:r>
      <w:r w:rsidRPr="00AD4EC7">
        <w:rPr>
          <w:rFonts w:ascii="Times New Roman" w:hAnsi="Times New Roman" w:cs="Times New Roman"/>
          <w:sz w:val="20"/>
          <w:szCs w:val="20"/>
        </w:rPr>
        <w:t>,  Tampere, Finland: ACM, 2002, pp. 269-274.</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[15] G. </w:t>
      </w:r>
      <w:proofErr w:type="spellStart"/>
      <w:r w:rsidRPr="00AD4EC7">
        <w:rPr>
          <w:rFonts w:ascii="Times New Roman" w:hAnsi="Times New Roman" w:cs="Times New Roman"/>
          <w:sz w:val="20"/>
          <w:szCs w:val="20"/>
        </w:rPr>
        <w:t>Kanaan</w:t>
      </w:r>
      <w:proofErr w:type="spellEnd"/>
      <w:r w:rsidRPr="00AD4EC7">
        <w:rPr>
          <w:rFonts w:ascii="Times New Roman" w:hAnsi="Times New Roman" w:cs="Times New Roman"/>
          <w:sz w:val="20"/>
          <w:szCs w:val="20"/>
        </w:rPr>
        <w:t>, R. Al-</w:t>
      </w:r>
      <w:proofErr w:type="spellStart"/>
      <w:r w:rsidRPr="00AD4EC7">
        <w:rPr>
          <w:rFonts w:ascii="Times New Roman" w:hAnsi="Times New Roman" w:cs="Times New Roman"/>
          <w:sz w:val="20"/>
          <w:szCs w:val="20"/>
        </w:rPr>
        <w:t>Shalabi</w:t>
      </w:r>
      <w:proofErr w:type="spellEnd"/>
      <w:r w:rsidRPr="00AD4EC7">
        <w:rPr>
          <w:rFonts w:ascii="Times New Roman" w:hAnsi="Times New Roman" w:cs="Times New Roman"/>
          <w:sz w:val="20"/>
          <w:szCs w:val="20"/>
        </w:rPr>
        <w:t xml:space="preserve"> and M. </w:t>
      </w:r>
      <w:proofErr w:type="spellStart"/>
      <w:r w:rsidRPr="00AD4EC7">
        <w:rPr>
          <w:rFonts w:ascii="Times New Roman" w:hAnsi="Times New Roman" w:cs="Times New Roman"/>
          <w:sz w:val="20"/>
          <w:szCs w:val="20"/>
        </w:rPr>
        <w:t>Sawalha</w:t>
      </w:r>
      <w:proofErr w:type="spellEnd"/>
      <w:r w:rsidRPr="00AD4EC7">
        <w:rPr>
          <w:rFonts w:ascii="Times New Roman" w:hAnsi="Times New Roman" w:cs="Times New Roman"/>
          <w:sz w:val="20"/>
          <w:szCs w:val="20"/>
        </w:rPr>
        <w:t>, "Improving Arabic Information Retrieval Systems Using Part of Speech Tagging", </w:t>
      </w:r>
      <w:r w:rsidRPr="00AD4EC7">
        <w:rPr>
          <w:rFonts w:ascii="Times New Roman" w:hAnsi="Times New Roman" w:cs="Times New Roman"/>
          <w:i/>
          <w:iCs/>
          <w:sz w:val="20"/>
          <w:szCs w:val="20"/>
        </w:rPr>
        <w:t>Information Technology Journal,</w:t>
      </w:r>
      <w:r w:rsidRPr="00AD4EC7">
        <w:rPr>
          <w:rFonts w:ascii="Times New Roman" w:hAnsi="Times New Roman" w:cs="Times New Roman"/>
          <w:sz w:val="20"/>
          <w:szCs w:val="20"/>
        </w:rPr>
        <w:t xml:space="preserve"> vol.4, 2005, pp.32-37. </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[16] S. </w:t>
      </w:r>
      <w:proofErr w:type="spellStart"/>
      <w:r w:rsidRPr="00AD4EC7">
        <w:rPr>
          <w:rFonts w:ascii="Times New Roman" w:hAnsi="Times New Roman" w:cs="Times New Roman"/>
          <w:sz w:val="20"/>
          <w:szCs w:val="20"/>
        </w:rPr>
        <w:t>Boulaknadel</w:t>
      </w:r>
      <w:proofErr w:type="spellEnd"/>
      <w:r w:rsidRPr="00AD4EC7">
        <w:rPr>
          <w:rFonts w:ascii="Times New Roman" w:hAnsi="Times New Roman" w:cs="Times New Roman"/>
          <w:sz w:val="20"/>
          <w:szCs w:val="20"/>
        </w:rPr>
        <w:t xml:space="preserve">, B. </w:t>
      </w:r>
      <w:proofErr w:type="spellStart"/>
      <w:r w:rsidRPr="00AD4EC7">
        <w:rPr>
          <w:rFonts w:ascii="Times New Roman" w:hAnsi="Times New Roman" w:cs="Times New Roman"/>
          <w:sz w:val="20"/>
          <w:szCs w:val="20"/>
        </w:rPr>
        <w:t>Daille</w:t>
      </w:r>
      <w:proofErr w:type="spellEnd"/>
      <w:r w:rsidRPr="00AD4EC7">
        <w:rPr>
          <w:rFonts w:ascii="Times New Roman" w:hAnsi="Times New Roman" w:cs="Times New Roman"/>
          <w:sz w:val="20"/>
          <w:szCs w:val="20"/>
        </w:rPr>
        <w:t xml:space="preserve"> and A. </w:t>
      </w:r>
      <w:proofErr w:type="spellStart"/>
      <w:r w:rsidRPr="00AD4EC7">
        <w:rPr>
          <w:rFonts w:ascii="Times New Roman" w:hAnsi="Times New Roman" w:cs="Times New Roman"/>
          <w:sz w:val="20"/>
          <w:szCs w:val="20"/>
        </w:rPr>
        <w:t>Driss</w:t>
      </w:r>
      <w:proofErr w:type="spellEnd"/>
      <w:r w:rsidRPr="00AD4EC7">
        <w:rPr>
          <w:rFonts w:ascii="Times New Roman" w:hAnsi="Times New Roman" w:cs="Times New Roman"/>
          <w:sz w:val="20"/>
          <w:szCs w:val="20"/>
        </w:rPr>
        <w:t xml:space="preserve">, "Multi-word term indexing for Arabic document retrieval", </w:t>
      </w:r>
      <w:r w:rsidRPr="00AD4EC7">
        <w:rPr>
          <w:rFonts w:ascii="Times New Roman" w:hAnsi="Times New Roman" w:cs="Times New Roman"/>
          <w:i/>
          <w:iCs/>
          <w:sz w:val="20"/>
          <w:szCs w:val="20"/>
        </w:rPr>
        <w:t>Proceedings of the 13th IEEE Symposium on Computers and Communications (ISCC 2008),</w:t>
      </w:r>
      <w:r w:rsidRPr="00AD4EC7">
        <w:rPr>
          <w:rFonts w:ascii="Times New Roman" w:hAnsi="Times New Roman" w:cs="Times New Roman"/>
          <w:sz w:val="20"/>
          <w:szCs w:val="20"/>
        </w:rPr>
        <w:t xml:space="preserve"> Marrakech, Morocco 2008.</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[17] M. </w:t>
      </w:r>
      <w:proofErr w:type="spellStart"/>
      <w:r w:rsidRPr="00AD4EC7">
        <w:rPr>
          <w:rFonts w:ascii="Times New Roman" w:hAnsi="Times New Roman" w:cs="Times New Roman"/>
          <w:sz w:val="20"/>
          <w:szCs w:val="20"/>
        </w:rPr>
        <w:t>Aljlayl</w:t>
      </w:r>
      <w:proofErr w:type="spellEnd"/>
      <w:r w:rsidRPr="00AD4EC7">
        <w:rPr>
          <w:rFonts w:ascii="Times New Roman" w:hAnsi="Times New Roman" w:cs="Times New Roman"/>
          <w:sz w:val="20"/>
          <w:szCs w:val="20"/>
        </w:rPr>
        <w:t xml:space="preserve"> and O. </w:t>
      </w:r>
      <w:proofErr w:type="spellStart"/>
      <w:r w:rsidRPr="00AD4EC7">
        <w:rPr>
          <w:rFonts w:ascii="Times New Roman" w:hAnsi="Times New Roman" w:cs="Times New Roman"/>
          <w:sz w:val="20"/>
          <w:szCs w:val="20"/>
        </w:rPr>
        <w:t>Frieder</w:t>
      </w:r>
      <w:proofErr w:type="spellEnd"/>
      <w:r w:rsidRPr="00AD4EC7">
        <w:rPr>
          <w:rFonts w:ascii="Times New Roman" w:hAnsi="Times New Roman" w:cs="Times New Roman"/>
          <w:sz w:val="20"/>
          <w:szCs w:val="20"/>
        </w:rPr>
        <w:t xml:space="preserve">, "On </w:t>
      </w:r>
      <w:proofErr w:type="spellStart"/>
      <w:r w:rsidRPr="00AD4EC7">
        <w:rPr>
          <w:rFonts w:ascii="Times New Roman" w:hAnsi="Times New Roman" w:cs="Times New Roman"/>
          <w:sz w:val="20"/>
          <w:szCs w:val="20"/>
        </w:rPr>
        <w:t>arabic</w:t>
      </w:r>
      <w:proofErr w:type="spellEnd"/>
      <w:r w:rsidRPr="00AD4EC7">
        <w:rPr>
          <w:rFonts w:ascii="Times New Roman" w:hAnsi="Times New Roman" w:cs="Times New Roman"/>
          <w:sz w:val="20"/>
          <w:szCs w:val="20"/>
        </w:rPr>
        <w:t xml:space="preserve"> search: improving the retrieval effectiveness via a light stemming approach", CIKM 2002, pp.340-347.</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[18] J. Mayfield, P. McNamee, C. Costello, C. </w:t>
      </w:r>
      <w:proofErr w:type="spellStart"/>
      <w:r w:rsidRPr="00AD4EC7">
        <w:rPr>
          <w:rFonts w:ascii="Times New Roman" w:hAnsi="Times New Roman" w:cs="Times New Roman"/>
          <w:sz w:val="20"/>
          <w:szCs w:val="20"/>
        </w:rPr>
        <w:t>Piatko</w:t>
      </w:r>
      <w:proofErr w:type="spellEnd"/>
      <w:r w:rsidRPr="00AD4EC7">
        <w:rPr>
          <w:rFonts w:ascii="Times New Roman" w:hAnsi="Times New Roman" w:cs="Times New Roman"/>
          <w:sz w:val="20"/>
          <w:szCs w:val="20"/>
        </w:rPr>
        <w:t xml:space="preserve"> and A. </w:t>
      </w:r>
      <w:proofErr w:type="spellStart"/>
      <w:r w:rsidRPr="00AD4EC7">
        <w:rPr>
          <w:rFonts w:ascii="Times New Roman" w:hAnsi="Times New Roman" w:cs="Times New Roman"/>
          <w:sz w:val="20"/>
          <w:szCs w:val="20"/>
        </w:rPr>
        <w:t>Banerjee</w:t>
      </w:r>
      <w:proofErr w:type="spellEnd"/>
      <w:r w:rsidRPr="00AD4EC7">
        <w:rPr>
          <w:rFonts w:ascii="Times New Roman" w:hAnsi="Times New Roman" w:cs="Times New Roman"/>
          <w:sz w:val="20"/>
          <w:szCs w:val="20"/>
        </w:rPr>
        <w:t xml:space="preserve">, “JHU/APL at TREC 2001: Experiments in Filtering and in Arabic, Video and Web retrieval”, </w:t>
      </w:r>
      <w:proofErr w:type="spellStart"/>
      <w:r w:rsidRPr="00AD4EC7">
        <w:rPr>
          <w:rFonts w:ascii="Times New Roman" w:hAnsi="Times New Roman" w:cs="Times New Roman"/>
          <w:i/>
          <w:iCs/>
          <w:sz w:val="20"/>
          <w:szCs w:val="20"/>
        </w:rPr>
        <w:t>InTREC</w:t>
      </w:r>
      <w:proofErr w:type="spellEnd"/>
      <w:r w:rsidRPr="00AD4EC7">
        <w:rPr>
          <w:rFonts w:ascii="Times New Roman" w:hAnsi="Times New Roman" w:cs="Times New Roman"/>
          <w:i/>
          <w:iCs/>
          <w:sz w:val="20"/>
          <w:szCs w:val="20"/>
        </w:rPr>
        <w:t xml:space="preserve"> 2001 Proceedings</w:t>
      </w:r>
      <w:r w:rsidRPr="00AD4EC7">
        <w:rPr>
          <w:rFonts w:ascii="Times New Roman" w:hAnsi="Times New Roman" w:cs="Times New Roman"/>
          <w:sz w:val="20"/>
          <w:szCs w:val="20"/>
        </w:rPr>
        <w:t>, 2001.</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[19] S. Mustafa and Q. Al-</w:t>
      </w:r>
      <w:proofErr w:type="spellStart"/>
      <w:r w:rsidRPr="00AD4EC7">
        <w:rPr>
          <w:rFonts w:ascii="Times New Roman" w:hAnsi="Times New Roman" w:cs="Times New Roman"/>
          <w:sz w:val="20"/>
          <w:szCs w:val="20"/>
        </w:rPr>
        <w:t>Radaideh</w:t>
      </w:r>
      <w:proofErr w:type="spellEnd"/>
      <w:r w:rsidRPr="00AD4EC7">
        <w:rPr>
          <w:rFonts w:ascii="Times New Roman" w:hAnsi="Times New Roman" w:cs="Times New Roman"/>
          <w:sz w:val="20"/>
          <w:szCs w:val="20"/>
        </w:rPr>
        <w:t xml:space="preserve">, "Using N-Grams for Arabic Text Searching", </w:t>
      </w:r>
      <w:r w:rsidRPr="00AD4EC7">
        <w:rPr>
          <w:rFonts w:ascii="Times New Roman" w:hAnsi="Times New Roman" w:cs="Times New Roman"/>
          <w:i/>
          <w:iCs/>
          <w:sz w:val="20"/>
          <w:szCs w:val="20"/>
        </w:rPr>
        <w:t>Journal Of The American Society For Information Science And Technology</w:t>
      </w:r>
      <w:r w:rsidRPr="00AD4EC7">
        <w:rPr>
          <w:rFonts w:ascii="Times New Roman" w:hAnsi="Times New Roman" w:cs="Times New Roman"/>
          <w:sz w:val="20"/>
          <w:szCs w:val="20"/>
        </w:rPr>
        <w:t>, vol.55, pp.1002</w:t>
      </w:r>
      <w:r w:rsidRPr="00AD4EC7">
        <w:rPr>
          <w:rFonts w:ascii="Times New Roman" w:hAnsi="Times New Roman" w:cs="Times New Roman" w:hint="cs"/>
          <w:sz w:val="20"/>
          <w:szCs w:val="20"/>
        </w:rPr>
        <w:t>–</w:t>
      </w:r>
      <w:r w:rsidRPr="00AD4EC7">
        <w:rPr>
          <w:rFonts w:ascii="Times New Roman" w:hAnsi="Times New Roman" w:cs="Times New Roman"/>
          <w:sz w:val="20"/>
          <w:szCs w:val="20"/>
        </w:rPr>
        <w:t>1007, 2004.</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lastRenderedPageBreak/>
        <w:t xml:space="preserve">[20] S. Mustafa, "Character contiguity in N-gram-based word matching: the case for Arabic text searching", </w:t>
      </w:r>
      <w:r w:rsidRPr="00AD4EC7">
        <w:rPr>
          <w:rFonts w:ascii="Times New Roman" w:hAnsi="Times New Roman" w:cs="Times New Roman"/>
          <w:i/>
          <w:iCs/>
          <w:sz w:val="20"/>
          <w:szCs w:val="20"/>
        </w:rPr>
        <w:t>Information Processing and Management</w:t>
      </w:r>
      <w:r w:rsidRPr="00AD4EC7">
        <w:rPr>
          <w:rFonts w:ascii="Times New Roman" w:hAnsi="Times New Roman" w:cs="Times New Roman"/>
          <w:sz w:val="20"/>
          <w:szCs w:val="20"/>
        </w:rPr>
        <w:t>, vol.41, pp.819</w:t>
      </w:r>
      <w:r w:rsidRPr="00AD4EC7">
        <w:rPr>
          <w:rFonts w:ascii="Times New Roman" w:hAnsi="Times New Roman" w:cs="Times New Roman" w:hint="eastAsia"/>
          <w:sz w:val="20"/>
          <w:szCs w:val="20"/>
        </w:rPr>
        <w:t>–</w:t>
      </w:r>
      <w:r w:rsidRPr="00AD4EC7">
        <w:rPr>
          <w:rFonts w:ascii="Times New Roman" w:hAnsi="Times New Roman" w:cs="Times New Roman"/>
          <w:sz w:val="20"/>
          <w:szCs w:val="20"/>
        </w:rPr>
        <w:t>827, 2005.</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[21] F. Ahmed and A. </w:t>
      </w:r>
      <w:proofErr w:type="spellStart"/>
      <w:r w:rsidRPr="00AD4EC7">
        <w:rPr>
          <w:rFonts w:ascii="Times New Roman" w:hAnsi="Times New Roman" w:cs="Times New Roman"/>
          <w:sz w:val="20"/>
          <w:szCs w:val="20"/>
        </w:rPr>
        <w:t>Nürnberger</w:t>
      </w:r>
      <w:proofErr w:type="spellEnd"/>
      <w:r w:rsidRPr="00AD4EC7">
        <w:rPr>
          <w:rFonts w:ascii="Times New Roman" w:hAnsi="Times New Roman" w:cs="Times New Roman"/>
          <w:sz w:val="20"/>
          <w:szCs w:val="20"/>
        </w:rPr>
        <w:t>, “N-grams Conflation Approach for Arabic”, ACM SIGIR Conference, 2007.</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[22] S. </w:t>
      </w:r>
      <w:proofErr w:type="spellStart"/>
      <w:r w:rsidRPr="00AD4EC7">
        <w:rPr>
          <w:rFonts w:ascii="Times New Roman" w:hAnsi="Times New Roman" w:cs="Times New Roman"/>
          <w:sz w:val="20"/>
          <w:szCs w:val="20"/>
        </w:rPr>
        <w:t>Alzahrani</w:t>
      </w:r>
      <w:proofErr w:type="spellEnd"/>
      <w:r w:rsidRPr="00AD4EC7">
        <w:rPr>
          <w:rFonts w:ascii="Times New Roman" w:hAnsi="Times New Roman" w:cs="Times New Roman"/>
          <w:sz w:val="20"/>
          <w:szCs w:val="20"/>
        </w:rPr>
        <w:t xml:space="preserve"> and N. </w:t>
      </w:r>
      <w:proofErr w:type="spellStart"/>
      <w:r w:rsidRPr="00AD4EC7">
        <w:rPr>
          <w:rFonts w:ascii="Times New Roman" w:hAnsi="Times New Roman" w:cs="Times New Roman"/>
          <w:sz w:val="20"/>
          <w:szCs w:val="20"/>
        </w:rPr>
        <w:t>Salim</w:t>
      </w:r>
      <w:proofErr w:type="spellEnd"/>
      <w:r w:rsidRPr="00AD4EC7">
        <w:rPr>
          <w:rFonts w:ascii="Times New Roman" w:hAnsi="Times New Roman" w:cs="Times New Roman"/>
          <w:sz w:val="20"/>
          <w:szCs w:val="20"/>
        </w:rPr>
        <w:t xml:space="preserve">, "On the Use of Fuzzy Information Retrieval for Gauging Similarity of Arabic Documents", </w:t>
      </w:r>
      <w:r w:rsidRPr="00AD4EC7">
        <w:rPr>
          <w:rFonts w:ascii="Times New Roman" w:hAnsi="Times New Roman" w:cs="Times New Roman"/>
          <w:i/>
          <w:iCs/>
          <w:sz w:val="20"/>
          <w:szCs w:val="20"/>
        </w:rPr>
        <w:t>Proceedings of the 5th Postgraduate Annual Research Seminar, UTM</w:t>
      </w:r>
      <w:r w:rsidRPr="00AD4EC7">
        <w:rPr>
          <w:rFonts w:ascii="Times New Roman" w:hAnsi="Times New Roman" w:cs="Times New Roman"/>
          <w:sz w:val="20"/>
          <w:szCs w:val="20"/>
        </w:rPr>
        <w:t>, pp.256-260, 2009.</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[23] M. </w:t>
      </w:r>
      <w:proofErr w:type="spellStart"/>
      <w:r w:rsidRPr="00AD4EC7">
        <w:rPr>
          <w:rFonts w:ascii="Times New Roman" w:hAnsi="Times New Roman" w:cs="Times New Roman"/>
          <w:sz w:val="20"/>
          <w:szCs w:val="20"/>
        </w:rPr>
        <w:t>Elkourdi</w:t>
      </w:r>
      <w:proofErr w:type="spellEnd"/>
      <w:r w:rsidRPr="00AD4EC7">
        <w:rPr>
          <w:rFonts w:ascii="Times New Roman" w:hAnsi="Times New Roman" w:cs="Times New Roman"/>
          <w:sz w:val="20"/>
          <w:szCs w:val="20"/>
        </w:rPr>
        <w:t xml:space="preserve">, A. </w:t>
      </w:r>
      <w:proofErr w:type="spellStart"/>
      <w:r w:rsidRPr="00AD4EC7">
        <w:rPr>
          <w:rFonts w:ascii="Times New Roman" w:hAnsi="Times New Roman" w:cs="Times New Roman"/>
          <w:sz w:val="20"/>
          <w:szCs w:val="20"/>
        </w:rPr>
        <w:t>Bensaid</w:t>
      </w:r>
      <w:proofErr w:type="spellEnd"/>
      <w:r w:rsidRPr="00AD4EC7">
        <w:rPr>
          <w:rFonts w:ascii="Times New Roman" w:hAnsi="Times New Roman" w:cs="Times New Roman"/>
          <w:sz w:val="20"/>
          <w:szCs w:val="20"/>
        </w:rPr>
        <w:t>, and T. </w:t>
      </w:r>
      <w:proofErr w:type="spellStart"/>
      <w:r w:rsidRPr="00AD4EC7">
        <w:rPr>
          <w:rFonts w:ascii="Times New Roman" w:hAnsi="Times New Roman" w:cs="Times New Roman"/>
          <w:sz w:val="20"/>
          <w:szCs w:val="20"/>
        </w:rPr>
        <w:t>Rachidi</w:t>
      </w:r>
      <w:proofErr w:type="spellEnd"/>
      <w:r w:rsidRPr="00AD4EC7">
        <w:rPr>
          <w:rFonts w:ascii="Times New Roman" w:hAnsi="Times New Roman" w:cs="Times New Roman"/>
          <w:sz w:val="20"/>
          <w:szCs w:val="20"/>
        </w:rPr>
        <w:t xml:space="preserve">, "Automatic Arabic Document Categorization Based on the Naïve </w:t>
      </w:r>
      <w:proofErr w:type="spellStart"/>
      <w:r w:rsidRPr="00AD4EC7">
        <w:rPr>
          <w:rFonts w:ascii="Times New Roman" w:hAnsi="Times New Roman" w:cs="Times New Roman"/>
          <w:sz w:val="20"/>
          <w:szCs w:val="20"/>
        </w:rPr>
        <w:t>Bayes</w:t>
      </w:r>
      <w:proofErr w:type="spellEnd"/>
      <w:r w:rsidRPr="00AD4EC7">
        <w:rPr>
          <w:rFonts w:ascii="Times New Roman" w:hAnsi="Times New Roman" w:cs="Times New Roman"/>
          <w:sz w:val="20"/>
          <w:szCs w:val="20"/>
        </w:rPr>
        <w:t xml:space="preserve"> Algorithm", in Proc. of COLING 20th Workshop on Computational Approaches to Arabic Script-based Languages, 2004.</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[24] S. </w:t>
      </w:r>
      <w:proofErr w:type="spellStart"/>
      <w:r w:rsidRPr="00AD4EC7">
        <w:rPr>
          <w:rFonts w:ascii="Times New Roman" w:hAnsi="Times New Roman" w:cs="Times New Roman"/>
          <w:sz w:val="20"/>
          <w:szCs w:val="20"/>
        </w:rPr>
        <w:t>Ghwanmeh</w:t>
      </w:r>
      <w:proofErr w:type="spellEnd"/>
      <w:r w:rsidRPr="00AD4EC7">
        <w:rPr>
          <w:rFonts w:ascii="Times New Roman" w:hAnsi="Times New Roman" w:cs="Times New Roman"/>
          <w:sz w:val="20"/>
          <w:szCs w:val="20"/>
        </w:rPr>
        <w:t>, G. </w:t>
      </w:r>
      <w:proofErr w:type="spellStart"/>
      <w:r w:rsidRPr="00AD4EC7">
        <w:rPr>
          <w:rFonts w:ascii="Times New Roman" w:hAnsi="Times New Roman" w:cs="Times New Roman"/>
          <w:sz w:val="20"/>
          <w:szCs w:val="20"/>
        </w:rPr>
        <w:t>Kanaan</w:t>
      </w:r>
      <w:proofErr w:type="spellEnd"/>
      <w:r w:rsidRPr="00AD4EC7">
        <w:rPr>
          <w:rFonts w:ascii="Times New Roman" w:hAnsi="Times New Roman" w:cs="Times New Roman"/>
          <w:sz w:val="20"/>
          <w:szCs w:val="20"/>
        </w:rPr>
        <w:t>, R. Al-</w:t>
      </w:r>
      <w:proofErr w:type="spellStart"/>
      <w:r w:rsidRPr="00AD4EC7">
        <w:rPr>
          <w:rFonts w:ascii="Times New Roman" w:hAnsi="Times New Roman" w:cs="Times New Roman"/>
          <w:sz w:val="20"/>
          <w:szCs w:val="20"/>
        </w:rPr>
        <w:t>Shalabi</w:t>
      </w:r>
      <w:proofErr w:type="spellEnd"/>
      <w:r w:rsidRPr="00AD4EC7">
        <w:rPr>
          <w:rFonts w:ascii="Times New Roman" w:hAnsi="Times New Roman" w:cs="Times New Roman"/>
          <w:sz w:val="20"/>
          <w:szCs w:val="20"/>
        </w:rPr>
        <w:t xml:space="preserve"> and A. </w:t>
      </w:r>
      <w:proofErr w:type="spellStart"/>
      <w:r w:rsidRPr="00AD4EC7">
        <w:rPr>
          <w:rFonts w:ascii="Times New Roman" w:hAnsi="Times New Roman" w:cs="Times New Roman"/>
          <w:sz w:val="20"/>
          <w:szCs w:val="20"/>
        </w:rPr>
        <w:t>Ababneh</w:t>
      </w:r>
      <w:proofErr w:type="spellEnd"/>
      <w:r w:rsidRPr="00AD4EC7">
        <w:rPr>
          <w:rFonts w:ascii="Times New Roman" w:hAnsi="Times New Roman" w:cs="Times New Roman"/>
          <w:sz w:val="20"/>
          <w:szCs w:val="20"/>
        </w:rPr>
        <w:t xml:space="preserve">, "Enhanced Arabic Information Retrieval System based on Arabic Text Classification", </w:t>
      </w:r>
      <w:r w:rsidRPr="00AD4EC7">
        <w:rPr>
          <w:rFonts w:ascii="Times New Roman" w:hAnsi="Times New Roman" w:cs="Times New Roman"/>
          <w:i/>
          <w:iCs/>
          <w:sz w:val="20"/>
          <w:szCs w:val="20"/>
        </w:rPr>
        <w:t>4th International Conference on  Innovations in Information Technology</w:t>
      </w:r>
      <w:r w:rsidRPr="00AD4EC7">
        <w:rPr>
          <w:rFonts w:ascii="Times New Roman" w:hAnsi="Times New Roman" w:cs="Times New Roman"/>
          <w:sz w:val="20"/>
          <w:szCs w:val="20"/>
        </w:rPr>
        <w:t>, pp.461 - 465, 2007. </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[25] F. </w:t>
      </w:r>
      <w:proofErr w:type="spellStart"/>
      <w:r w:rsidRPr="00AD4EC7">
        <w:rPr>
          <w:rFonts w:ascii="Times New Roman" w:hAnsi="Times New Roman" w:cs="Times New Roman"/>
          <w:sz w:val="20"/>
          <w:szCs w:val="20"/>
        </w:rPr>
        <w:t>Harrag</w:t>
      </w:r>
      <w:proofErr w:type="spellEnd"/>
      <w:r w:rsidRPr="00AD4EC7">
        <w:rPr>
          <w:rFonts w:ascii="Times New Roman" w:hAnsi="Times New Roman" w:cs="Times New Roman"/>
          <w:sz w:val="20"/>
          <w:szCs w:val="20"/>
        </w:rPr>
        <w:t xml:space="preserve">, A. </w:t>
      </w:r>
      <w:proofErr w:type="spellStart"/>
      <w:r w:rsidRPr="00AD4EC7">
        <w:rPr>
          <w:rFonts w:ascii="Times New Roman" w:hAnsi="Times New Roman" w:cs="Times New Roman"/>
          <w:sz w:val="20"/>
          <w:szCs w:val="20"/>
        </w:rPr>
        <w:t>Hamdi-Cherif</w:t>
      </w:r>
      <w:proofErr w:type="spellEnd"/>
      <w:r w:rsidRPr="00AD4EC7">
        <w:rPr>
          <w:rFonts w:ascii="Times New Roman" w:hAnsi="Times New Roman" w:cs="Times New Roman"/>
          <w:sz w:val="20"/>
          <w:szCs w:val="20"/>
        </w:rPr>
        <w:t>, A. Al-</w:t>
      </w:r>
      <w:proofErr w:type="spellStart"/>
      <w:r w:rsidRPr="00AD4EC7">
        <w:rPr>
          <w:rFonts w:ascii="Times New Roman" w:hAnsi="Times New Roman" w:cs="Times New Roman"/>
          <w:sz w:val="20"/>
          <w:szCs w:val="20"/>
        </w:rPr>
        <w:t>Salman</w:t>
      </w:r>
      <w:proofErr w:type="spellEnd"/>
      <w:r w:rsidRPr="00AD4EC7">
        <w:rPr>
          <w:rFonts w:ascii="Times New Roman" w:hAnsi="Times New Roman" w:cs="Times New Roman"/>
          <w:sz w:val="20"/>
          <w:szCs w:val="20"/>
        </w:rPr>
        <w:t xml:space="preserve">, “Applying Topic Segmentation Algorithms on Arabic Language”, </w:t>
      </w:r>
      <w:r w:rsidRPr="00AD4EC7">
        <w:rPr>
          <w:rFonts w:ascii="Times New Roman" w:hAnsi="Times New Roman" w:cs="Times New Roman"/>
          <w:i/>
          <w:iCs/>
          <w:sz w:val="20"/>
          <w:szCs w:val="20"/>
        </w:rPr>
        <w:t>The 5th International Conference for Computer Science Practice in Arabic</w:t>
      </w:r>
      <w:r w:rsidRPr="00AD4EC7">
        <w:rPr>
          <w:rFonts w:ascii="Times New Roman" w:hAnsi="Times New Roman" w:cs="Times New Roman"/>
          <w:sz w:val="20"/>
          <w:szCs w:val="20"/>
        </w:rPr>
        <w:t>, Rabat, Morocco, 10-13 May 2009.</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[26] S. </w:t>
      </w:r>
      <w:proofErr w:type="spellStart"/>
      <w:r w:rsidRPr="00AD4EC7">
        <w:rPr>
          <w:rFonts w:ascii="Times New Roman" w:hAnsi="Times New Roman" w:cs="Times New Roman"/>
          <w:sz w:val="20"/>
          <w:szCs w:val="20"/>
        </w:rPr>
        <w:t>Boulaknadel</w:t>
      </w:r>
      <w:proofErr w:type="spellEnd"/>
      <w:r w:rsidRPr="00AD4EC7">
        <w:rPr>
          <w:rFonts w:ascii="Times New Roman" w:hAnsi="Times New Roman" w:cs="Times New Roman"/>
          <w:sz w:val="20"/>
          <w:szCs w:val="20"/>
        </w:rPr>
        <w:t xml:space="preserve">, "Impact of term-indexing for Arabic document retrieval", In </w:t>
      </w:r>
      <w:r w:rsidRPr="00AD4EC7">
        <w:rPr>
          <w:rFonts w:ascii="Times New Roman" w:hAnsi="Times New Roman" w:cs="Times New Roman"/>
          <w:i/>
          <w:iCs/>
          <w:sz w:val="20"/>
          <w:szCs w:val="20"/>
        </w:rPr>
        <w:t>Lecture Notes in Computer Science</w:t>
      </w:r>
      <w:r w:rsidRPr="00AD4EC7">
        <w:rPr>
          <w:rFonts w:ascii="Times New Roman" w:hAnsi="Times New Roman" w:cs="Times New Roman"/>
          <w:sz w:val="20"/>
          <w:szCs w:val="20"/>
        </w:rPr>
        <w:t>, pp.380-384, 2008.</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bookmarkStart w:id="10" w:name="b2"/>
      <w:r w:rsidRPr="00AD4EC7">
        <w:rPr>
          <w:rFonts w:ascii="Times New Roman" w:hAnsi="Times New Roman" w:cs="Times New Roman"/>
          <w:sz w:val="20"/>
          <w:szCs w:val="20"/>
        </w:rPr>
        <w:t xml:space="preserve">[27] A. </w:t>
      </w:r>
      <w:proofErr w:type="spellStart"/>
      <w:r w:rsidRPr="00AD4EC7">
        <w:rPr>
          <w:rFonts w:ascii="Times New Roman" w:hAnsi="Times New Roman" w:cs="Times New Roman"/>
          <w:sz w:val="20"/>
          <w:szCs w:val="20"/>
        </w:rPr>
        <w:t>Goweder</w:t>
      </w:r>
      <w:proofErr w:type="spellEnd"/>
      <w:r w:rsidRPr="00AD4EC7">
        <w:rPr>
          <w:rFonts w:ascii="Times New Roman" w:hAnsi="Times New Roman" w:cs="Times New Roman"/>
          <w:sz w:val="20"/>
          <w:szCs w:val="20"/>
        </w:rPr>
        <w:t xml:space="preserve">, M. </w:t>
      </w:r>
      <w:proofErr w:type="spellStart"/>
      <w:r w:rsidRPr="00AD4EC7">
        <w:rPr>
          <w:rFonts w:ascii="Times New Roman" w:hAnsi="Times New Roman" w:cs="Times New Roman"/>
          <w:sz w:val="20"/>
          <w:szCs w:val="20"/>
        </w:rPr>
        <w:t>Poesio</w:t>
      </w:r>
      <w:proofErr w:type="spellEnd"/>
      <w:r w:rsidRPr="00AD4EC7">
        <w:rPr>
          <w:rFonts w:ascii="Times New Roman" w:hAnsi="Times New Roman" w:cs="Times New Roman"/>
          <w:sz w:val="20"/>
          <w:szCs w:val="20"/>
        </w:rPr>
        <w:t xml:space="preserve">, A. de </w:t>
      </w:r>
      <w:proofErr w:type="spellStart"/>
      <w:r w:rsidRPr="00AD4EC7">
        <w:rPr>
          <w:rFonts w:ascii="Times New Roman" w:hAnsi="Times New Roman" w:cs="Times New Roman"/>
          <w:sz w:val="20"/>
          <w:szCs w:val="20"/>
        </w:rPr>
        <w:t>Roeck</w:t>
      </w:r>
      <w:proofErr w:type="spellEnd"/>
      <w:r w:rsidRPr="00AD4EC7">
        <w:rPr>
          <w:rFonts w:ascii="Times New Roman" w:hAnsi="Times New Roman" w:cs="Times New Roman"/>
          <w:sz w:val="20"/>
          <w:szCs w:val="20"/>
        </w:rPr>
        <w:t>, "Broken plural detection for Arabic information retrieval", </w:t>
      </w:r>
      <w:r w:rsidRPr="00AD4EC7">
        <w:rPr>
          <w:rFonts w:ascii="Times New Roman" w:hAnsi="Times New Roman" w:cs="Times New Roman"/>
          <w:i/>
          <w:iCs/>
          <w:sz w:val="20"/>
          <w:szCs w:val="20"/>
        </w:rPr>
        <w:t>SIGIR'04</w:t>
      </w:r>
      <w:r w:rsidRPr="00AD4EC7">
        <w:rPr>
          <w:rFonts w:ascii="Times New Roman" w:hAnsi="Times New Roman" w:cs="Times New Roman"/>
          <w:sz w:val="20"/>
          <w:szCs w:val="20"/>
        </w:rPr>
        <w:t>, Sheffield, pp.25-29,</w:t>
      </w:r>
      <w:bookmarkEnd w:id="10"/>
      <w:r w:rsidRPr="00AD4EC7">
        <w:rPr>
          <w:rFonts w:ascii="Times New Roman" w:hAnsi="Times New Roman" w:cs="Times New Roman"/>
          <w:sz w:val="20"/>
          <w:szCs w:val="20"/>
        </w:rPr>
        <w:t xml:space="preserve"> 2004.</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[28] I. Abu El-</w:t>
      </w:r>
      <w:proofErr w:type="spellStart"/>
      <w:r w:rsidRPr="00AD4EC7">
        <w:rPr>
          <w:rFonts w:ascii="Times New Roman" w:hAnsi="Times New Roman" w:cs="Times New Roman"/>
          <w:sz w:val="20"/>
          <w:szCs w:val="20"/>
        </w:rPr>
        <w:t>Khair</w:t>
      </w:r>
      <w:proofErr w:type="spellEnd"/>
      <w:r w:rsidRPr="00AD4EC7">
        <w:rPr>
          <w:rFonts w:ascii="Times New Roman" w:hAnsi="Times New Roman" w:cs="Times New Roman"/>
          <w:sz w:val="20"/>
          <w:szCs w:val="20"/>
        </w:rPr>
        <w:t xml:space="preserve">, "Effects of stop words elimination for Arabic information retrieval: a comparative study", </w:t>
      </w:r>
      <w:r w:rsidRPr="00AD4EC7">
        <w:rPr>
          <w:rFonts w:ascii="Times New Roman" w:hAnsi="Times New Roman" w:cs="Times New Roman"/>
          <w:i/>
          <w:iCs/>
          <w:sz w:val="20"/>
          <w:szCs w:val="20"/>
        </w:rPr>
        <w:t>International Journal of Computing &amp; Information Sciences</w:t>
      </w:r>
      <w:r w:rsidRPr="00AD4EC7">
        <w:rPr>
          <w:rFonts w:ascii="Times New Roman" w:hAnsi="Times New Roman" w:cs="Times New Roman"/>
          <w:sz w:val="20"/>
          <w:szCs w:val="20"/>
        </w:rPr>
        <w:t xml:space="preserve">, vol.4 no.3, pp.119-133, 2006. </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[29] L.S. </w:t>
      </w:r>
      <w:proofErr w:type="spellStart"/>
      <w:r w:rsidRPr="00AD4EC7">
        <w:rPr>
          <w:rFonts w:ascii="Times New Roman" w:hAnsi="Times New Roman" w:cs="Times New Roman"/>
          <w:sz w:val="20"/>
          <w:szCs w:val="20"/>
        </w:rPr>
        <w:t>Larkey</w:t>
      </w:r>
      <w:proofErr w:type="spellEnd"/>
      <w:r w:rsidRPr="00AD4EC7">
        <w:rPr>
          <w:rFonts w:ascii="Times New Roman" w:hAnsi="Times New Roman" w:cs="Times New Roman"/>
          <w:sz w:val="20"/>
          <w:szCs w:val="20"/>
        </w:rPr>
        <w:t xml:space="preserve">, L. Ballesteros, and M.E. Connell, “Improving stemming for Arabic information retrieval: light stemming and co-occurrence analysis,” </w:t>
      </w:r>
      <w:r w:rsidRPr="00AD4EC7">
        <w:rPr>
          <w:rFonts w:ascii="Times New Roman" w:hAnsi="Times New Roman" w:cs="Times New Roman"/>
          <w:i/>
          <w:iCs/>
          <w:sz w:val="20"/>
          <w:szCs w:val="20"/>
        </w:rPr>
        <w:t>Proceedings of the 25th annual international ACM SIGIR conference on Research and development in information retrieval</w:t>
      </w:r>
      <w:r w:rsidRPr="00AD4EC7">
        <w:rPr>
          <w:rFonts w:ascii="Times New Roman" w:hAnsi="Times New Roman" w:cs="Times New Roman"/>
          <w:sz w:val="20"/>
          <w:szCs w:val="20"/>
        </w:rPr>
        <w:t>,  Tampere, Finland: ACM, 2002, pp. 275-282.</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[30] T. </w:t>
      </w:r>
      <w:proofErr w:type="spellStart"/>
      <w:r w:rsidRPr="00AD4EC7">
        <w:rPr>
          <w:rFonts w:ascii="Times New Roman" w:hAnsi="Times New Roman" w:cs="Times New Roman"/>
          <w:sz w:val="20"/>
          <w:szCs w:val="20"/>
        </w:rPr>
        <w:t>Rachidi</w:t>
      </w:r>
      <w:proofErr w:type="spellEnd"/>
      <w:r w:rsidRPr="00AD4EC7">
        <w:rPr>
          <w:rFonts w:ascii="Times New Roman" w:hAnsi="Times New Roman" w:cs="Times New Roman"/>
          <w:sz w:val="20"/>
          <w:szCs w:val="20"/>
        </w:rPr>
        <w:t xml:space="preserve">, M. </w:t>
      </w:r>
      <w:proofErr w:type="spellStart"/>
      <w:r w:rsidRPr="00AD4EC7">
        <w:rPr>
          <w:rFonts w:ascii="Times New Roman" w:hAnsi="Times New Roman" w:cs="Times New Roman"/>
          <w:sz w:val="20"/>
          <w:szCs w:val="20"/>
        </w:rPr>
        <w:t>Bouzoubaa</w:t>
      </w:r>
      <w:proofErr w:type="spellEnd"/>
      <w:r w:rsidRPr="00AD4EC7">
        <w:rPr>
          <w:rFonts w:ascii="Times New Roman" w:hAnsi="Times New Roman" w:cs="Times New Roman"/>
          <w:sz w:val="20"/>
          <w:szCs w:val="20"/>
        </w:rPr>
        <w:t xml:space="preserve">, L. </w:t>
      </w:r>
      <w:proofErr w:type="spellStart"/>
      <w:r w:rsidRPr="00AD4EC7">
        <w:rPr>
          <w:rFonts w:ascii="Times New Roman" w:hAnsi="Times New Roman" w:cs="Times New Roman"/>
          <w:sz w:val="20"/>
          <w:szCs w:val="20"/>
        </w:rPr>
        <w:t>ElMortaji</w:t>
      </w:r>
      <w:proofErr w:type="spellEnd"/>
      <w:r w:rsidRPr="00AD4EC7">
        <w:rPr>
          <w:rFonts w:ascii="Times New Roman" w:hAnsi="Times New Roman" w:cs="Times New Roman"/>
          <w:sz w:val="20"/>
          <w:szCs w:val="20"/>
        </w:rPr>
        <w:t xml:space="preserve">, B. </w:t>
      </w:r>
      <w:proofErr w:type="spellStart"/>
      <w:r w:rsidRPr="00AD4EC7">
        <w:rPr>
          <w:rFonts w:ascii="Times New Roman" w:hAnsi="Times New Roman" w:cs="Times New Roman"/>
          <w:sz w:val="20"/>
          <w:szCs w:val="20"/>
        </w:rPr>
        <w:t>Boussouab</w:t>
      </w:r>
      <w:proofErr w:type="spellEnd"/>
      <w:r w:rsidRPr="00AD4EC7">
        <w:rPr>
          <w:rFonts w:ascii="Times New Roman" w:hAnsi="Times New Roman" w:cs="Times New Roman"/>
          <w:sz w:val="20"/>
          <w:szCs w:val="20"/>
        </w:rPr>
        <w:t xml:space="preserve">, and A. </w:t>
      </w:r>
      <w:proofErr w:type="spellStart"/>
      <w:r w:rsidRPr="00AD4EC7">
        <w:rPr>
          <w:rFonts w:ascii="Times New Roman" w:hAnsi="Times New Roman" w:cs="Times New Roman"/>
          <w:sz w:val="20"/>
          <w:szCs w:val="20"/>
        </w:rPr>
        <w:t>Bensaid</w:t>
      </w:r>
      <w:proofErr w:type="spellEnd"/>
      <w:r w:rsidRPr="00AD4EC7">
        <w:rPr>
          <w:rFonts w:ascii="Times New Roman" w:hAnsi="Times New Roman" w:cs="Times New Roman"/>
          <w:sz w:val="20"/>
          <w:szCs w:val="20"/>
        </w:rPr>
        <w:t xml:space="preserve">, "Arabic user search Query correction and expansion", </w:t>
      </w:r>
      <w:r w:rsidRPr="00AD4EC7">
        <w:rPr>
          <w:rFonts w:ascii="Times New Roman" w:hAnsi="Times New Roman" w:cs="Times New Roman"/>
          <w:i/>
          <w:iCs/>
          <w:sz w:val="20"/>
          <w:szCs w:val="20"/>
        </w:rPr>
        <w:t>In Proc. of COPSTIC'03</w:t>
      </w:r>
      <w:r w:rsidRPr="00AD4EC7">
        <w:rPr>
          <w:rFonts w:ascii="Times New Roman" w:hAnsi="Times New Roman" w:cs="Times New Roman"/>
          <w:sz w:val="20"/>
          <w:szCs w:val="20"/>
        </w:rPr>
        <w:t>, Rabat, 2003.</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[31] K. </w:t>
      </w:r>
      <w:proofErr w:type="spellStart"/>
      <w:r w:rsidRPr="00AD4EC7">
        <w:rPr>
          <w:rFonts w:ascii="Times New Roman" w:hAnsi="Times New Roman" w:cs="Times New Roman"/>
          <w:sz w:val="20"/>
          <w:szCs w:val="20"/>
        </w:rPr>
        <w:t>Darwish</w:t>
      </w:r>
      <w:proofErr w:type="spellEnd"/>
      <w:r w:rsidRPr="00AD4EC7">
        <w:rPr>
          <w:rFonts w:ascii="Times New Roman" w:hAnsi="Times New Roman" w:cs="Times New Roman"/>
          <w:sz w:val="20"/>
          <w:szCs w:val="20"/>
        </w:rPr>
        <w:t xml:space="preserve">, H. Hassan, and O. </w:t>
      </w:r>
      <w:proofErr w:type="spellStart"/>
      <w:r w:rsidRPr="00AD4EC7">
        <w:rPr>
          <w:rFonts w:ascii="Times New Roman" w:hAnsi="Times New Roman" w:cs="Times New Roman"/>
          <w:sz w:val="20"/>
          <w:szCs w:val="20"/>
        </w:rPr>
        <w:t>Emam</w:t>
      </w:r>
      <w:proofErr w:type="spellEnd"/>
      <w:r w:rsidRPr="00AD4EC7">
        <w:rPr>
          <w:rFonts w:ascii="Times New Roman" w:hAnsi="Times New Roman" w:cs="Times New Roman"/>
          <w:sz w:val="20"/>
          <w:szCs w:val="20"/>
        </w:rPr>
        <w:t xml:space="preserve">, “Examining the effect of improved context sensitive morphology on Arabic information retrieval,” </w:t>
      </w:r>
      <w:r w:rsidRPr="00AD4EC7">
        <w:rPr>
          <w:rFonts w:ascii="Times New Roman" w:hAnsi="Times New Roman" w:cs="Times New Roman"/>
          <w:i/>
          <w:iCs/>
          <w:sz w:val="20"/>
          <w:szCs w:val="20"/>
        </w:rPr>
        <w:t>Proceedings of the ACL Workshop on Computational Approaches to Semitic Languages</w:t>
      </w:r>
      <w:r w:rsidRPr="00AD4EC7">
        <w:rPr>
          <w:rFonts w:ascii="Times New Roman" w:hAnsi="Times New Roman" w:cs="Times New Roman"/>
          <w:sz w:val="20"/>
          <w:szCs w:val="20"/>
        </w:rPr>
        <w:t xml:space="preserve">,  Ann Arbor, Michigan: Association for Computational Linguistics, 2005, pp. 25-30. </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[32] F. </w:t>
      </w:r>
      <w:proofErr w:type="spellStart"/>
      <w:r w:rsidRPr="00AD4EC7">
        <w:rPr>
          <w:rFonts w:ascii="Times New Roman" w:hAnsi="Times New Roman" w:cs="Times New Roman"/>
          <w:sz w:val="20"/>
          <w:szCs w:val="20"/>
        </w:rPr>
        <w:t>Ataa</w:t>
      </w:r>
      <w:proofErr w:type="spellEnd"/>
      <w:r w:rsidRPr="00AD4EC7">
        <w:rPr>
          <w:rFonts w:ascii="Times New Roman" w:hAnsi="Times New Roman" w:cs="Times New Roman"/>
          <w:sz w:val="20"/>
          <w:szCs w:val="20"/>
        </w:rPr>
        <w:t xml:space="preserve"> Allah, S. </w:t>
      </w:r>
      <w:proofErr w:type="spellStart"/>
      <w:r w:rsidRPr="00AD4EC7">
        <w:rPr>
          <w:rFonts w:ascii="Times New Roman" w:hAnsi="Times New Roman" w:cs="Times New Roman"/>
          <w:sz w:val="20"/>
          <w:szCs w:val="20"/>
        </w:rPr>
        <w:t>Boulaknadel</w:t>
      </w:r>
      <w:proofErr w:type="spellEnd"/>
      <w:r w:rsidRPr="00AD4EC7">
        <w:rPr>
          <w:rFonts w:ascii="Times New Roman" w:hAnsi="Times New Roman" w:cs="Times New Roman"/>
          <w:sz w:val="20"/>
          <w:szCs w:val="20"/>
        </w:rPr>
        <w:t xml:space="preserve">, A. El </w:t>
      </w:r>
      <w:proofErr w:type="spellStart"/>
      <w:r w:rsidRPr="00AD4EC7">
        <w:rPr>
          <w:rFonts w:ascii="Times New Roman" w:hAnsi="Times New Roman" w:cs="Times New Roman"/>
          <w:sz w:val="20"/>
          <w:szCs w:val="20"/>
        </w:rPr>
        <w:t>qadi</w:t>
      </w:r>
      <w:proofErr w:type="spellEnd"/>
      <w:r w:rsidRPr="00AD4EC7">
        <w:rPr>
          <w:rFonts w:ascii="Times New Roman" w:hAnsi="Times New Roman" w:cs="Times New Roman"/>
          <w:sz w:val="20"/>
          <w:szCs w:val="20"/>
        </w:rPr>
        <w:t xml:space="preserve">, and D. </w:t>
      </w:r>
      <w:proofErr w:type="spellStart"/>
      <w:r w:rsidRPr="00AD4EC7">
        <w:rPr>
          <w:rFonts w:ascii="Times New Roman" w:hAnsi="Times New Roman" w:cs="Times New Roman"/>
          <w:sz w:val="20"/>
          <w:szCs w:val="20"/>
        </w:rPr>
        <w:t>Aboutajdine</w:t>
      </w:r>
      <w:proofErr w:type="spellEnd"/>
      <w:r w:rsidRPr="00AD4EC7">
        <w:rPr>
          <w:rFonts w:ascii="Times New Roman" w:hAnsi="Times New Roman" w:cs="Times New Roman"/>
          <w:sz w:val="20"/>
          <w:szCs w:val="20"/>
        </w:rPr>
        <w:t xml:space="preserve">, “Arabic Information Retrieval System Based on Noun Phrases,” </w:t>
      </w:r>
      <w:r w:rsidRPr="00AD4EC7">
        <w:rPr>
          <w:rFonts w:ascii="Times New Roman" w:hAnsi="Times New Roman" w:cs="Times New Roman"/>
          <w:i/>
          <w:iCs/>
          <w:sz w:val="20"/>
          <w:szCs w:val="20"/>
        </w:rPr>
        <w:t>Information and Communication Technologies, 2006. ICTTA '06. 2nd</w:t>
      </w:r>
      <w:r w:rsidRPr="00AD4EC7">
        <w:rPr>
          <w:rFonts w:ascii="Times New Roman" w:hAnsi="Times New Roman" w:cs="Times New Roman"/>
          <w:sz w:val="20"/>
          <w:szCs w:val="20"/>
        </w:rPr>
        <w:t>, 2006, pp. 1720-1725.</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[33] L. </w:t>
      </w:r>
      <w:proofErr w:type="spellStart"/>
      <w:r w:rsidRPr="00AD4EC7">
        <w:rPr>
          <w:rFonts w:ascii="Times New Roman" w:hAnsi="Times New Roman" w:cs="Times New Roman"/>
          <w:sz w:val="20"/>
          <w:szCs w:val="20"/>
        </w:rPr>
        <w:t>Larkey</w:t>
      </w:r>
      <w:proofErr w:type="spellEnd"/>
      <w:r w:rsidRPr="00AD4EC7">
        <w:rPr>
          <w:rFonts w:ascii="Times New Roman" w:hAnsi="Times New Roman" w:cs="Times New Roman"/>
          <w:sz w:val="20"/>
          <w:szCs w:val="20"/>
        </w:rPr>
        <w:t xml:space="preserve">, L. Ballesteros, and M. Connell, “Light Stemming for Arabic Information Retrieval,” </w:t>
      </w:r>
      <w:r w:rsidRPr="00AD4EC7">
        <w:rPr>
          <w:rFonts w:ascii="Times New Roman" w:hAnsi="Times New Roman" w:cs="Times New Roman"/>
          <w:i/>
          <w:iCs/>
          <w:sz w:val="20"/>
          <w:szCs w:val="20"/>
        </w:rPr>
        <w:t>Arabic Computational Morphology</w:t>
      </w:r>
      <w:r w:rsidRPr="00AD4EC7">
        <w:rPr>
          <w:rFonts w:ascii="Times New Roman" w:hAnsi="Times New Roman" w:cs="Times New Roman"/>
          <w:sz w:val="20"/>
          <w:szCs w:val="20"/>
        </w:rPr>
        <w:t>, 2007, pp. 221-243.</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[34] G. </w:t>
      </w:r>
      <w:proofErr w:type="spellStart"/>
      <w:r w:rsidRPr="00AD4EC7">
        <w:rPr>
          <w:rFonts w:ascii="Times New Roman" w:hAnsi="Times New Roman" w:cs="Times New Roman"/>
          <w:sz w:val="20"/>
          <w:szCs w:val="20"/>
        </w:rPr>
        <w:t>Kanaan</w:t>
      </w:r>
      <w:proofErr w:type="spellEnd"/>
      <w:r w:rsidRPr="00AD4EC7">
        <w:rPr>
          <w:rFonts w:ascii="Times New Roman" w:hAnsi="Times New Roman" w:cs="Times New Roman"/>
          <w:sz w:val="20"/>
          <w:szCs w:val="20"/>
        </w:rPr>
        <w:t>, R. Al-</w:t>
      </w:r>
      <w:proofErr w:type="spellStart"/>
      <w:r w:rsidRPr="00AD4EC7">
        <w:rPr>
          <w:rFonts w:ascii="Times New Roman" w:hAnsi="Times New Roman" w:cs="Times New Roman"/>
          <w:sz w:val="20"/>
          <w:szCs w:val="20"/>
        </w:rPr>
        <w:t>Shalabi</w:t>
      </w:r>
      <w:proofErr w:type="spellEnd"/>
      <w:r w:rsidRPr="00AD4EC7">
        <w:rPr>
          <w:rFonts w:ascii="Times New Roman" w:hAnsi="Times New Roman" w:cs="Times New Roman"/>
          <w:sz w:val="20"/>
          <w:szCs w:val="20"/>
        </w:rPr>
        <w:t xml:space="preserve">, M. </w:t>
      </w:r>
      <w:proofErr w:type="spellStart"/>
      <w:r w:rsidRPr="00AD4EC7">
        <w:rPr>
          <w:rFonts w:ascii="Times New Roman" w:hAnsi="Times New Roman" w:cs="Times New Roman"/>
          <w:sz w:val="20"/>
          <w:szCs w:val="20"/>
        </w:rPr>
        <w:t>Ababneh</w:t>
      </w:r>
      <w:proofErr w:type="spellEnd"/>
      <w:r w:rsidRPr="00AD4EC7">
        <w:rPr>
          <w:rFonts w:ascii="Times New Roman" w:hAnsi="Times New Roman" w:cs="Times New Roman"/>
          <w:sz w:val="20"/>
          <w:szCs w:val="20"/>
        </w:rPr>
        <w:t>, and A. Al-</w:t>
      </w:r>
      <w:proofErr w:type="spellStart"/>
      <w:r w:rsidRPr="00AD4EC7">
        <w:rPr>
          <w:rFonts w:ascii="Times New Roman" w:hAnsi="Times New Roman" w:cs="Times New Roman"/>
          <w:sz w:val="20"/>
          <w:szCs w:val="20"/>
        </w:rPr>
        <w:t>Nobani</w:t>
      </w:r>
      <w:proofErr w:type="spellEnd"/>
      <w:r w:rsidRPr="00AD4EC7">
        <w:rPr>
          <w:rFonts w:ascii="Times New Roman" w:hAnsi="Times New Roman" w:cs="Times New Roman"/>
          <w:sz w:val="20"/>
          <w:szCs w:val="20"/>
        </w:rPr>
        <w:t xml:space="preserve">, “Building an effective rule-based light stemmer for Arabic language to improve search effectiveness,” </w:t>
      </w:r>
      <w:r w:rsidRPr="00AD4EC7">
        <w:rPr>
          <w:rFonts w:ascii="Times New Roman" w:hAnsi="Times New Roman" w:cs="Times New Roman"/>
          <w:i/>
          <w:iCs/>
          <w:sz w:val="20"/>
          <w:szCs w:val="20"/>
        </w:rPr>
        <w:t>2008 International Conference on Innovations in Information Technology</w:t>
      </w:r>
      <w:r w:rsidRPr="00AD4EC7">
        <w:rPr>
          <w:rFonts w:ascii="Times New Roman" w:hAnsi="Times New Roman" w:cs="Times New Roman"/>
          <w:sz w:val="20"/>
          <w:szCs w:val="20"/>
        </w:rPr>
        <w:t xml:space="preserve">,  Al </w:t>
      </w:r>
      <w:proofErr w:type="spellStart"/>
      <w:r w:rsidRPr="00AD4EC7">
        <w:rPr>
          <w:rFonts w:ascii="Times New Roman" w:hAnsi="Times New Roman" w:cs="Times New Roman"/>
          <w:sz w:val="20"/>
          <w:szCs w:val="20"/>
        </w:rPr>
        <w:t>Ain</w:t>
      </w:r>
      <w:proofErr w:type="spellEnd"/>
      <w:r w:rsidRPr="00AD4EC7">
        <w:rPr>
          <w:rFonts w:ascii="Times New Roman" w:hAnsi="Times New Roman" w:cs="Times New Roman"/>
          <w:sz w:val="20"/>
          <w:szCs w:val="20"/>
        </w:rPr>
        <w:t>, United Arab Emirates: 2008, pp. 312-316.</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[35] F. </w:t>
      </w:r>
      <w:proofErr w:type="spellStart"/>
      <w:r w:rsidRPr="00AD4EC7">
        <w:rPr>
          <w:rFonts w:ascii="Times New Roman" w:hAnsi="Times New Roman" w:cs="Times New Roman"/>
          <w:sz w:val="20"/>
          <w:szCs w:val="20"/>
        </w:rPr>
        <w:t>Harrag</w:t>
      </w:r>
      <w:proofErr w:type="spellEnd"/>
      <w:r w:rsidRPr="00AD4EC7">
        <w:rPr>
          <w:rFonts w:ascii="Times New Roman" w:hAnsi="Times New Roman" w:cs="Times New Roman"/>
          <w:sz w:val="20"/>
          <w:szCs w:val="20"/>
        </w:rPr>
        <w:t xml:space="preserve">, A. </w:t>
      </w:r>
      <w:proofErr w:type="spellStart"/>
      <w:r w:rsidRPr="00AD4EC7">
        <w:rPr>
          <w:rFonts w:ascii="Times New Roman" w:hAnsi="Times New Roman" w:cs="Times New Roman"/>
          <w:sz w:val="20"/>
          <w:szCs w:val="20"/>
        </w:rPr>
        <w:t>Hamdi-Cherif</w:t>
      </w:r>
      <w:proofErr w:type="spellEnd"/>
      <w:r w:rsidRPr="00AD4EC7">
        <w:rPr>
          <w:rFonts w:ascii="Times New Roman" w:hAnsi="Times New Roman" w:cs="Times New Roman"/>
          <w:sz w:val="20"/>
          <w:szCs w:val="20"/>
        </w:rPr>
        <w:t>, and E. El-</w:t>
      </w:r>
      <w:proofErr w:type="spellStart"/>
      <w:r w:rsidRPr="00AD4EC7">
        <w:rPr>
          <w:rFonts w:ascii="Times New Roman" w:hAnsi="Times New Roman" w:cs="Times New Roman"/>
          <w:sz w:val="20"/>
          <w:szCs w:val="20"/>
        </w:rPr>
        <w:t>Qawasmeh</w:t>
      </w:r>
      <w:proofErr w:type="spellEnd"/>
      <w:r w:rsidRPr="00AD4EC7">
        <w:rPr>
          <w:rFonts w:ascii="Times New Roman" w:hAnsi="Times New Roman" w:cs="Times New Roman"/>
          <w:sz w:val="20"/>
          <w:szCs w:val="20"/>
        </w:rPr>
        <w:t>, “Vector space model for Arabic information retrieval — application to “</w:t>
      </w:r>
      <w:proofErr w:type="spellStart"/>
      <w:r w:rsidRPr="00AD4EC7">
        <w:rPr>
          <w:rFonts w:ascii="Times New Roman" w:hAnsi="Times New Roman" w:cs="Times New Roman"/>
          <w:sz w:val="20"/>
          <w:szCs w:val="20"/>
        </w:rPr>
        <w:t>Hadith</w:t>
      </w:r>
      <w:proofErr w:type="spellEnd"/>
      <w:r w:rsidRPr="00AD4EC7">
        <w:rPr>
          <w:rFonts w:ascii="Times New Roman" w:hAnsi="Times New Roman" w:cs="Times New Roman"/>
          <w:sz w:val="20"/>
          <w:szCs w:val="20"/>
        </w:rPr>
        <w:t xml:space="preserve">” indexing,” </w:t>
      </w:r>
      <w:r w:rsidRPr="00AD4EC7">
        <w:rPr>
          <w:rFonts w:ascii="Times New Roman" w:hAnsi="Times New Roman" w:cs="Times New Roman"/>
          <w:i/>
          <w:iCs/>
          <w:sz w:val="20"/>
          <w:szCs w:val="20"/>
        </w:rPr>
        <w:t>Applications of Digital Information and Web Technologies, 2008. ICADIWT 2008. First International Conference on the</w:t>
      </w:r>
      <w:r w:rsidRPr="00AD4EC7">
        <w:rPr>
          <w:rFonts w:ascii="Times New Roman" w:hAnsi="Times New Roman" w:cs="Times New Roman"/>
          <w:sz w:val="20"/>
          <w:szCs w:val="20"/>
        </w:rPr>
        <w:t xml:space="preserve">, 2008, pp. 107-112B. </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[36] B. </w:t>
      </w:r>
      <w:proofErr w:type="spellStart"/>
      <w:r w:rsidRPr="00AD4EC7">
        <w:rPr>
          <w:rFonts w:ascii="Times New Roman" w:hAnsi="Times New Roman" w:cs="Times New Roman"/>
          <w:sz w:val="20"/>
          <w:szCs w:val="20"/>
        </w:rPr>
        <w:t>Hammo</w:t>
      </w:r>
      <w:proofErr w:type="spellEnd"/>
      <w:r w:rsidRPr="00AD4EC7">
        <w:rPr>
          <w:rFonts w:ascii="Times New Roman" w:hAnsi="Times New Roman" w:cs="Times New Roman"/>
          <w:sz w:val="20"/>
          <w:szCs w:val="20"/>
        </w:rPr>
        <w:t xml:space="preserve">, “Towards enhancing retrieval effectiveness of search engines for </w:t>
      </w:r>
      <w:proofErr w:type="spellStart"/>
      <w:r w:rsidRPr="00AD4EC7">
        <w:rPr>
          <w:rFonts w:ascii="Times New Roman" w:hAnsi="Times New Roman" w:cs="Times New Roman"/>
          <w:sz w:val="20"/>
          <w:szCs w:val="20"/>
        </w:rPr>
        <w:t>diacritisized</w:t>
      </w:r>
      <w:proofErr w:type="spellEnd"/>
      <w:r w:rsidRPr="00AD4EC7">
        <w:rPr>
          <w:rFonts w:ascii="Times New Roman" w:hAnsi="Times New Roman" w:cs="Times New Roman"/>
          <w:sz w:val="20"/>
          <w:szCs w:val="20"/>
        </w:rPr>
        <w:t xml:space="preserve"> Arabic documents,” </w:t>
      </w:r>
      <w:r w:rsidRPr="00AD4EC7">
        <w:rPr>
          <w:rFonts w:ascii="Times New Roman" w:hAnsi="Times New Roman" w:cs="Times New Roman"/>
          <w:i/>
          <w:iCs/>
          <w:sz w:val="20"/>
          <w:szCs w:val="20"/>
        </w:rPr>
        <w:t>Information Retrieval</w:t>
      </w:r>
      <w:r w:rsidRPr="00AD4EC7">
        <w:rPr>
          <w:rFonts w:ascii="Times New Roman" w:hAnsi="Times New Roman" w:cs="Times New Roman"/>
          <w:sz w:val="20"/>
          <w:szCs w:val="20"/>
        </w:rPr>
        <w:t>,  vol. 12, Jun. 2009, pp. 300-323.</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[37] M. </w:t>
      </w:r>
      <w:proofErr w:type="spellStart"/>
      <w:r w:rsidRPr="00AD4EC7">
        <w:rPr>
          <w:rFonts w:ascii="Times New Roman" w:hAnsi="Times New Roman" w:cs="Times New Roman"/>
          <w:sz w:val="20"/>
          <w:szCs w:val="20"/>
          <w:lang w:val="en-GB"/>
        </w:rPr>
        <w:t>Hattab</w:t>
      </w:r>
      <w:proofErr w:type="spellEnd"/>
      <w:r w:rsidRPr="00AD4EC7">
        <w:rPr>
          <w:rFonts w:ascii="Times New Roman" w:hAnsi="Times New Roman" w:cs="Times New Roman"/>
          <w:sz w:val="20"/>
          <w:szCs w:val="20"/>
          <w:lang w:val="en-GB"/>
        </w:rPr>
        <w:t xml:space="preserve">, B. Haddad, M. </w:t>
      </w:r>
      <w:proofErr w:type="spellStart"/>
      <w:r w:rsidRPr="00AD4EC7">
        <w:rPr>
          <w:rFonts w:ascii="Times New Roman" w:hAnsi="Times New Roman" w:cs="Times New Roman"/>
          <w:sz w:val="20"/>
          <w:szCs w:val="20"/>
          <w:lang w:val="en-GB"/>
        </w:rPr>
        <w:t>Yaseen</w:t>
      </w:r>
      <w:proofErr w:type="spellEnd"/>
      <w:r w:rsidRPr="00AD4EC7">
        <w:rPr>
          <w:rFonts w:ascii="Times New Roman" w:hAnsi="Times New Roman" w:cs="Times New Roman"/>
          <w:sz w:val="20"/>
          <w:szCs w:val="20"/>
          <w:lang w:val="en-GB"/>
        </w:rPr>
        <w:t xml:space="preserve">, A. </w:t>
      </w:r>
      <w:proofErr w:type="spellStart"/>
      <w:r w:rsidRPr="00AD4EC7">
        <w:rPr>
          <w:rFonts w:ascii="Times New Roman" w:hAnsi="Times New Roman" w:cs="Times New Roman"/>
          <w:sz w:val="20"/>
          <w:szCs w:val="20"/>
          <w:lang w:val="en-GB"/>
        </w:rPr>
        <w:t>Duraidi</w:t>
      </w:r>
      <w:proofErr w:type="spellEnd"/>
      <w:r w:rsidRPr="00AD4EC7">
        <w:rPr>
          <w:rFonts w:ascii="Times New Roman" w:hAnsi="Times New Roman" w:cs="Times New Roman"/>
          <w:sz w:val="20"/>
          <w:szCs w:val="20"/>
          <w:lang w:val="en-GB"/>
        </w:rPr>
        <w:t xml:space="preserve"> and A. Abu </w:t>
      </w:r>
      <w:proofErr w:type="spellStart"/>
      <w:r w:rsidRPr="00AD4EC7">
        <w:rPr>
          <w:rFonts w:ascii="Times New Roman" w:hAnsi="Times New Roman" w:cs="Times New Roman"/>
          <w:sz w:val="20"/>
          <w:szCs w:val="20"/>
          <w:lang w:val="en-GB"/>
        </w:rPr>
        <w:t>Shmias</w:t>
      </w:r>
      <w:proofErr w:type="spellEnd"/>
      <w:r w:rsidRPr="00AD4EC7">
        <w:rPr>
          <w:rFonts w:ascii="Times New Roman" w:hAnsi="Times New Roman" w:cs="Times New Roman"/>
          <w:sz w:val="20"/>
          <w:szCs w:val="20"/>
          <w:lang w:val="en-GB"/>
        </w:rPr>
        <w:t>, “</w:t>
      </w:r>
      <w:proofErr w:type="spellStart"/>
      <w:r w:rsidRPr="00AD4EC7">
        <w:rPr>
          <w:rFonts w:ascii="Times New Roman" w:hAnsi="Times New Roman" w:cs="Times New Roman"/>
          <w:sz w:val="20"/>
          <w:szCs w:val="20"/>
        </w:rPr>
        <w:t>Addaall</w:t>
      </w:r>
      <w:proofErr w:type="spellEnd"/>
      <w:r w:rsidRPr="00AD4EC7">
        <w:rPr>
          <w:rFonts w:ascii="Times New Roman" w:hAnsi="Times New Roman" w:cs="Times New Roman"/>
          <w:sz w:val="20"/>
          <w:szCs w:val="20"/>
        </w:rPr>
        <w:t xml:space="preserve"> </w:t>
      </w:r>
      <w:r w:rsidRPr="00AD4EC7">
        <w:rPr>
          <w:rFonts w:ascii="Times New Roman" w:hAnsi="Times New Roman" w:cs="Times New Roman"/>
          <w:sz w:val="20"/>
          <w:szCs w:val="20"/>
          <w:lang w:val="en-GB"/>
        </w:rPr>
        <w:t xml:space="preserve">Arabic Search Engine: Improving Search based on </w:t>
      </w:r>
      <w:r w:rsidRPr="00AD4EC7">
        <w:rPr>
          <w:rFonts w:ascii="Times New Roman" w:hAnsi="Times New Roman" w:cs="Times New Roman"/>
          <w:sz w:val="20"/>
          <w:szCs w:val="20"/>
        </w:rPr>
        <w:t xml:space="preserve">Combination of Morphological Analysis and Generation Considering Semantic Patterns”, </w:t>
      </w:r>
      <w:r w:rsidRPr="00AD4EC7">
        <w:rPr>
          <w:rFonts w:ascii="Times New Roman" w:hAnsi="Times New Roman" w:cs="Times New Roman"/>
          <w:i/>
          <w:iCs/>
          <w:sz w:val="20"/>
          <w:szCs w:val="20"/>
        </w:rPr>
        <w:t>The second International Confe</w:t>
      </w:r>
      <w:r w:rsidRPr="00AD4EC7">
        <w:rPr>
          <w:rFonts w:ascii="Times New Roman" w:hAnsi="Times New Roman" w:cs="Times New Roman"/>
          <w:i/>
          <w:iCs/>
          <w:sz w:val="20"/>
          <w:szCs w:val="20"/>
        </w:rPr>
        <w:softHyphen/>
        <w:t>rence on Arabic Language Resources and Tools</w:t>
      </w:r>
      <w:r w:rsidRPr="00AD4EC7">
        <w:rPr>
          <w:rFonts w:ascii="Times New Roman" w:hAnsi="Times New Roman" w:cs="Times New Roman"/>
          <w:sz w:val="20"/>
          <w:szCs w:val="20"/>
        </w:rPr>
        <w:t>, Cairo, Egypt, 2009.</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[38] R. Al-</w:t>
      </w:r>
      <w:proofErr w:type="spellStart"/>
      <w:r w:rsidRPr="00AD4EC7">
        <w:rPr>
          <w:rFonts w:ascii="Times New Roman" w:hAnsi="Times New Roman" w:cs="Times New Roman"/>
          <w:sz w:val="20"/>
          <w:szCs w:val="20"/>
        </w:rPr>
        <w:t>Shalabi</w:t>
      </w:r>
      <w:proofErr w:type="spellEnd"/>
      <w:r w:rsidRPr="00AD4EC7">
        <w:rPr>
          <w:rFonts w:ascii="Times New Roman" w:hAnsi="Times New Roman" w:cs="Times New Roman"/>
          <w:sz w:val="20"/>
          <w:szCs w:val="20"/>
        </w:rPr>
        <w:t xml:space="preserve">, G. </w:t>
      </w:r>
      <w:proofErr w:type="spellStart"/>
      <w:r w:rsidRPr="00AD4EC7">
        <w:rPr>
          <w:rFonts w:ascii="Times New Roman" w:hAnsi="Times New Roman" w:cs="Times New Roman"/>
          <w:sz w:val="20"/>
          <w:szCs w:val="20"/>
        </w:rPr>
        <w:t>Kanaan</w:t>
      </w:r>
      <w:proofErr w:type="spellEnd"/>
      <w:r w:rsidRPr="00AD4EC7">
        <w:rPr>
          <w:rFonts w:ascii="Times New Roman" w:hAnsi="Times New Roman" w:cs="Times New Roman"/>
          <w:sz w:val="20"/>
          <w:szCs w:val="20"/>
        </w:rPr>
        <w:t xml:space="preserve">, M. </w:t>
      </w:r>
      <w:proofErr w:type="spellStart"/>
      <w:r w:rsidRPr="00AD4EC7">
        <w:rPr>
          <w:rFonts w:ascii="Times New Roman" w:hAnsi="Times New Roman" w:cs="Times New Roman"/>
          <w:sz w:val="20"/>
          <w:szCs w:val="20"/>
        </w:rPr>
        <w:t>Yaseen</w:t>
      </w:r>
      <w:proofErr w:type="spellEnd"/>
      <w:r w:rsidRPr="00AD4EC7">
        <w:rPr>
          <w:rFonts w:ascii="Times New Roman" w:hAnsi="Times New Roman" w:cs="Times New Roman"/>
          <w:sz w:val="20"/>
          <w:szCs w:val="20"/>
        </w:rPr>
        <w:t>, B. Al-</w:t>
      </w:r>
      <w:proofErr w:type="spellStart"/>
      <w:r w:rsidRPr="00AD4EC7">
        <w:rPr>
          <w:rFonts w:ascii="Times New Roman" w:hAnsi="Times New Roman" w:cs="Times New Roman"/>
          <w:sz w:val="20"/>
          <w:szCs w:val="20"/>
        </w:rPr>
        <w:t>Sarayreh</w:t>
      </w:r>
      <w:proofErr w:type="spellEnd"/>
      <w:r w:rsidRPr="00AD4EC7">
        <w:rPr>
          <w:rFonts w:ascii="Times New Roman" w:hAnsi="Times New Roman" w:cs="Times New Roman"/>
          <w:sz w:val="20"/>
          <w:szCs w:val="20"/>
        </w:rPr>
        <w:t xml:space="preserve"> and N. Al-</w:t>
      </w:r>
      <w:proofErr w:type="spellStart"/>
      <w:r w:rsidRPr="00AD4EC7">
        <w:rPr>
          <w:rFonts w:ascii="Times New Roman" w:hAnsi="Times New Roman" w:cs="Times New Roman"/>
          <w:sz w:val="20"/>
          <w:szCs w:val="20"/>
        </w:rPr>
        <w:t>Naji</w:t>
      </w:r>
      <w:proofErr w:type="spellEnd"/>
      <w:r w:rsidRPr="00AD4EC7">
        <w:rPr>
          <w:rFonts w:ascii="Times New Roman" w:hAnsi="Times New Roman" w:cs="Times New Roman"/>
          <w:sz w:val="20"/>
          <w:szCs w:val="20"/>
        </w:rPr>
        <w:t xml:space="preserve">, "Arabic Query Expansion Using Interactive Word Sense Disambiguation", </w:t>
      </w:r>
      <w:r w:rsidRPr="00AD4EC7">
        <w:rPr>
          <w:rFonts w:ascii="Times New Roman" w:hAnsi="Times New Roman" w:cs="Times New Roman"/>
          <w:i/>
          <w:iCs/>
          <w:sz w:val="20"/>
          <w:szCs w:val="20"/>
        </w:rPr>
        <w:t>The second International Confe</w:t>
      </w:r>
      <w:r w:rsidRPr="00AD4EC7">
        <w:rPr>
          <w:rFonts w:ascii="Times New Roman" w:hAnsi="Times New Roman" w:cs="Times New Roman"/>
          <w:i/>
          <w:iCs/>
          <w:sz w:val="20"/>
          <w:szCs w:val="20"/>
        </w:rPr>
        <w:softHyphen/>
        <w:t>rence on Arabic Language Resources and Tools</w:t>
      </w:r>
      <w:r w:rsidRPr="00AD4EC7">
        <w:rPr>
          <w:rFonts w:ascii="Times New Roman" w:hAnsi="Times New Roman" w:cs="Times New Roman"/>
          <w:sz w:val="20"/>
          <w:szCs w:val="20"/>
        </w:rPr>
        <w:t>, Cairo, Egypt, 2009.</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[39] M. Al-</w:t>
      </w:r>
      <w:proofErr w:type="spellStart"/>
      <w:r w:rsidRPr="00AD4EC7">
        <w:rPr>
          <w:rFonts w:ascii="Times New Roman" w:hAnsi="Times New Roman" w:cs="Times New Roman"/>
          <w:sz w:val="20"/>
          <w:szCs w:val="20"/>
        </w:rPr>
        <w:t>Maimani</w:t>
      </w:r>
      <w:proofErr w:type="spellEnd"/>
      <w:r w:rsidRPr="00AD4EC7">
        <w:rPr>
          <w:rFonts w:ascii="Times New Roman" w:hAnsi="Times New Roman" w:cs="Times New Roman"/>
          <w:sz w:val="20"/>
          <w:szCs w:val="20"/>
        </w:rPr>
        <w:t>, A. Al-</w:t>
      </w:r>
      <w:proofErr w:type="spellStart"/>
      <w:r w:rsidRPr="00AD4EC7">
        <w:rPr>
          <w:rFonts w:ascii="Times New Roman" w:hAnsi="Times New Roman" w:cs="Times New Roman"/>
          <w:sz w:val="20"/>
          <w:szCs w:val="20"/>
        </w:rPr>
        <w:t>Naamany</w:t>
      </w:r>
      <w:proofErr w:type="spellEnd"/>
      <w:r w:rsidRPr="00AD4EC7">
        <w:rPr>
          <w:rFonts w:ascii="Times New Roman" w:hAnsi="Times New Roman" w:cs="Times New Roman"/>
          <w:sz w:val="20"/>
          <w:szCs w:val="20"/>
        </w:rPr>
        <w:t xml:space="preserve">, A. Abu </w:t>
      </w:r>
      <w:proofErr w:type="spellStart"/>
      <w:r w:rsidRPr="00AD4EC7">
        <w:rPr>
          <w:rFonts w:ascii="Times New Roman" w:hAnsi="Times New Roman" w:cs="Times New Roman"/>
          <w:sz w:val="20"/>
          <w:szCs w:val="20"/>
        </w:rPr>
        <w:t>Bakar</w:t>
      </w:r>
      <w:proofErr w:type="spellEnd"/>
      <w:r w:rsidRPr="00AD4EC7">
        <w:rPr>
          <w:rFonts w:ascii="Times New Roman" w:hAnsi="Times New Roman" w:cs="Times New Roman"/>
          <w:sz w:val="20"/>
          <w:szCs w:val="20"/>
        </w:rPr>
        <w:t xml:space="preserve">, "Searching For Arabic-based Contents: An Approach Towards Using Arabic Derivatives", </w:t>
      </w:r>
      <w:r w:rsidRPr="00AD4EC7">
        <w:rPr>
          <w:rFonts w:ascii="Times New Roman" w:hAnsi="Times New Roman" w:cs="Times New Roman"/>
          <w:i/>
          <w:iCs/>
          <w:sz w:val="20"/>
          <w:szCs w:val="20"/>
        </w:rPr>
        <w:t>International Conference On Communication, Computer And Power (Icccp'09)</w:t>
      </w:r>
      <w:r w:rsidRPr="00AD4EC7">
        <w:rPr>
          <w:rFonts w:ascii="Times New Roman" w:hAnsi="Times New Roman" w:cs="Times New Roman"/>
          <w:sz w:val="20"/>
          <w:szCs w:val="20"/>
        </w:rPr>
        <w:t>, Muscat, 2009.</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Bold" w:hAnsi="Times-Bold" w:cs="Times-Bold"/>
          <w:sz w:val="20"/>
          <w:szCs w:val="20"/>
        </w:rPr>
      </w:pPr>
      <w:r w:rsidRPr="00AD4EC7">
        <w:rPr>
          <w:rFonts w:ascii="Times New Roman" w:hAnsi="Times New Roman" w:cs="Times New Roman"/>
          <w:sz w:val="20"/>
          <w:szCs w:val="20"/>
        </w:rPr>
        <w:t>[40] A. Al-</w:t>
      </w:r>
      <w:proofErr w:type="spellStart"/>
      <w:r w:rsidRPr="00AD4EC7">
        <w:rPr>
          <w:rFonts w:ascii="Times New Roman" w:hAnsi="Times New Roman" w:cs="Times New Roman"/>
          <w:sz w:val="20"/>
          <w:szCs w:val="20"/>
        </w:rPr>
        <w:t>Qabbany</w:t>
      </w:r>
      <w:proofErr w:type="spellEnd"/>
      <w:r w:rsidRPr="00AD4EC7">
        <w:rPr>
          <w:rFonts w:ascii="Times New Roman" w:hAnsi="Times New Roman" w:cs="Times New Roman"/>
          <w:sz w:val="20"/>
          <w:szCs w:val="20"/>
        </w:rPr>
        <w:t>, A. Al-</w:t>
      </w:r>
      <w:proofErr w:type="spellStart"/>
      <w:r w:rsidRPr="00AD4EC7">
        <w:rPr>
          <w:rFonts w:ascii="Times New Roman" w:hAnsi="Times New Roman" w:cs="Times New Roman"/>
          <w:sz w:val="20"/>
          <w:szCs w:val="20"/>
        </w:rPr>
        <w:t>Salman</w:t>
      </w:r>
      <w:proofErr w:type="spellEnd"/>
      <w:r w:rsidRPr="00AD4EC7">
        <w:rPr>
          <w:rFonts w:ascii="Times New Roman" w:hAnsi="Times New Roman" w:cs="Times New Roman"/>
          <w:sz w:val="20"/>
          <w:szCs w:val="20"/>
        </w:rPr>
        <w:t xml:space="preserve">, A. </w:t>
      </w:r>
      <w:proofErr w:type="spellStart"/>
      <w:r w:rsidRPr="00AD4EC7">
        <w:rPr>
          <w:rFonts w:ascii="Times New Roman" w:hAnsi="Times New Roman" w:cs="Times New Roman"/>
          <w:sz w:val="20"/>
          <w:szCs w:val="20"/>
        </w:rPr>
        <w:t>Almuhareb</w:t>
      </w:r>
      <w:proofErr w:type="spellEnd"/>
      <w:r w:rsidRPr="00AD4EC7">
        <w:rPr>
          <w:rFonts w:ascii="Times New Roman" w:hAnsi="Times New Roman" w:cs="Times New Roman"/>
          <w:sz w:val="20"/>
          <w:szCs w:val="20"/>
        </w:rPr>
        <w:t xml:space="preserve">, “An Automatic Construction of Arabic Similarity Thesaurus”, </w:t>
      </w:r>
      <w:r w:rsidRPr="00AD4EC7">
        <w:rPr>
          <w:rFonts w:ascii="Times New Roman" w:hAnsi="Times New Roman" w:cs="Times New Roman"/>
          <w:i/>
          <w:iCs/>
          <w:sz w:val="20"/>
          <w:szCs w:val="20"/>
        </w:rPr>
        <w:t>3rd IEEE International Conference on Arabic Language Processing (CITALA2009),</w:t>
      </w:r>
      <w:r w:rsidRPr="00AD4EC7">
        <w:rPr>
          <w:rFonts w:ascii="Times New Roman" w:hAnsi="Times New Roman" w:cs="Times New Roman"/>
          <w:sz w:val="20"/>
          <w:szCs w:val="20"/>
        </w:rPr>
        <w:t xml:space="preserve"> Rabat, Morocco, May 4-5, 2009.</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[41] G. </w:t>
      </w:r>
      <w:proofErr w:type="spellStart"/>
      <w:r w:rsidRPr="00AD4EC7">
        <w:rPr>
          <w:rFonts w:ascii="Times New Roman" w:hAnsi="Times New Roman" w:cs="Times New Roman"/>
          <w:sz w:val="20"/>
          <w:szCs w:val="20"/>
        </w:rPr>
        <w:t>Kanaan</w:t>
      </w:r>
      <w:proofErr w:type="spellEnd"/>
      <w:r w:rsidRPr="00AD4EC7">
        <w:rPr>
          <w:rFonts w:ascii="Times New Roman" w:hAnsi="Times New Roman" w:cs="Times New Roman"/>
          <w:sz w:val="20"/>
          <w:szCs w:val="20"/>
        </w:rPr>
        <w:t>, R. Al-</w:t>
      </w:r>
      <w:proofErr w:type="spellStart"/>
      <w:r w:rsidRPr="00AD4EC7">
        <w:rPr>
          <w:rFonts w:ascii="Times New Roman" w:hAnsi="Times New Roman" w:cs="Times New Roman"/>
          <w:sz w:val="20"/>
          <w:szCs w:val="20"/>
        </w:rPr>
        <w:t>Shalabi</w:t>
      </w:r>
      <w:proofErr w:type="spellEnd"/>
      <w:r w:rsidRPr="00AD4EC7">
        <w:rPr>
          <w:rFonts w:ascii="Times New Roman" w:hAnsi="Times New Roman" w:cs="Times New Roman"/>
          <w:sz w:val="20"/>
          <w:szCs w:val="20"/>
        </w:rPr>
        <w:t xml:space="preserve">, S. </w:t>
      </w:r>
      <w:proofErr w:type="spellStart"/>
      <w:r w:rsidRPr="00AD4EC7">
        <w:rPr>
          <w:rFonts w:ascii="Times New Roman" w:hAnsi="Times New Roman" w:cs="Times New Roman"/>
          <w:sz w:val="20"/>
          <w:szCs w:val="20"/>
        </w:rPr>
        <w:t>Ghwanmeh</w:t>
      </w:r>
      <w:proofErr w:type="spellEnd"/>
      <w:r w:rsidRPr="00AD4EC7">
        <w:rPr>
          <w:rFonts w:ascii="Times New Roman" w:hAnsi="Times New Roman" w:cs="Times New Roman"/>
          <w:sz w:val="20"/>
          <w:szCs w:val="20"/>
        </w:rPr>
        <w:t xml:space="preserve"> and B. </w:t>
      </w:r>
      <w:proofErr w:type="spellStart"/>
      <w:r w:rsidRPr="00AD4EC7">
        <w:rPr>
          <w:rFonts w:ascii="Times New Roman" w:hAnsi="Times New Roman" w:cs="Times New Roman"/>
          <w:sz w:val="20"/>
          <w:szCs w:val="20"/>
        </w:rPr>
        <w:t>Bani</w:t>
      </w:r>
      <w:proofErr w:type="spellEnd"/>
      <w:r w:rsidRPr="00AD4EC7">
        <w:rPr>
          <w:rFonts w:ascii="Times New Roman" w:hAnsi="Times New Roman" w:cs="Times New Roman"/>
          <w:sz w:val="20"/>
          <w:szCs w:val="20"/>
        </w:rPr>
        <w:t>-Ismail, "</w:t>
      </w:r>
      <w:r w:rsidRPr="00AD4EC7">
        <w:rPr>
          <w:rFonts w:ascii="Times-Bold" w:hAnsi="Times-Bold" w:cs="Times-Bold"/>
          <w:sz w:val="20"/>
          <w:szCs w:val="20"/>
        </w:rPr>
        <w:t>Interactive and Automatic Query Expansion: A Comparative Study with an Application on Arabic</w:t>
      </w:r>
      <w:r w:rsidRPr="00AD4EC7">
        <w:rPr>
          <w:rFonts w:ascii="Times New Roman" w:hAnsi="Times New Roman" w:cs="Times New Roman"/>
          <w:sz w:val="20"/>
          <w:szCs w:val="20"/>
        </w:rPr>
        <w:t xml:space="preserve">", </w:t>
      </w:r>
      <w:r w:rsidRPr="00AD4EC7">
        <w:rPr>
          <w:rFonts w:ascii="Times New Roman" w:hAnsi="Times New Roman" w:cs="Times New Roman"/>
          <w:i/>
          <w:iCs/>
          <w:sz w:val="20"/>
          <w:szCs w:val="20"/>
        </w:rPr>
        <w:t>American Journal of Applied Sciences</w:t>
      </w:r>
      <w:r w:rsidRPr="00AD4EC7">
        <w:rPr>
          <w:rFonts w:ascii="Times New Roman" w:hAnsi="Times New Roman" w:cs="Times New Roman"/>
          <w:sz w:val="20"/>
          <w:szCs w:val="20"/>
        </w:rPr>
        <w:t>, vol.5, pp.1433-1436, 2008.</w:t>
      </w:r>
    </w:p>
    <w:p w:rsidR="008620CE" w:rsidRPr="00AD4EC7" w:rsidRDefault="008620CE" w:rsidP="008620CE">
      <w:pPr>
        <w:widowControl w:val="0"/>
        <w:tabs>
          <w:tab w:val="left" w:pos="504"/>
          <w:tab w:val="left" w:pos="810"/>
        </w:tabs>
        <w:autoSpaceDE w:val="0"/>
        <w:autoSpaceDN w:val="0"/>
        <w:adjustRightInd w:val="0"/>
        <w:spacing w:after="0" w:line="240" w:lineRule="auto"/>
        <w:jc w:val="both"/>
        <w:rPr>
          <w:rFonts w:ascii="Times New Roman" w:hAnsi="Times New Roman" w:cs="Times New Roman"/>
          <w:sz w:val="20"/>
          <w:szCs w:val="20"/>
        </w:rPr>
      </w:pPr>
      <w:r w:rsidRPr="00AD4EC7">
        <w:rPr>
          <w:rFonts w:ascii="Times New Roman" w:hAnsi="Times New Roman" w:cs="Times New Roman"/>
          <w:sz w:val="20"/>
          <w:szCs w:val="20"/>
        </w:rPr>
        <w:t xml:space="preserve">[42] F. </w:t>
      </w:r>
      <w:proofErr w:type="spellStart"/>
      <w:r w:rsidRPr="00AD4EC7">
        <w:rPr>
          <w:rFonts w:ascii="Times New Roman" w:hAnsi="Times New Roman" w:cs="Times New Roman"/>
          <w:sz w:val="20"/>
          <w:szCs w:val="20"/>
        </w:rPr>
        <w:t>Harrag</w:t>
      </w:r>
      <w:proofErr w:type="spellEnd"/>
      <w:r w:rsidRPr="00AD4EC7">
        <w:rPr>
          <w:rFonts w:ascii="Times New Roman" w:hAnsi="Times New Roman" w:cs="Times New Roman"/>
          <w:sz w:val="20"/>
          <w:szCs w:val="20"/>
        </w:rPr>
        <w:t xml:space="preserve">, A. </w:t>
      </w:r>
      <w:proofErr w:type="spellStart"/>
      <w:r w:rsidRPr="00AD4EC7">
        <w:rPr>
          <w:rFonts w:ascii="Times New Roman" w:hAnsi="Times New Roman" w:cs="Times New Roman"/>
          <w:sz w:val="20"/>
          <w:szCs w:val="20"/>
        </w:rPr>
        <w:t>Hamdi-Cherif</w:t>
      </w:r>
      <w:proofErr w:type="spellEnd"/>
      <w:r w:rsidRPr="00AD4EC7">
        <w:rPr>
          <w:rFonts w:ascii="Times New Roman" w:hAnsi="Times New Roman" w:cs="Times New Roman"/>
          <w:sz w:val="20"/>
          <w:szCs w:val="20"/>
        </w:rPr>
        <w:t>, A. Al-</w:t>
      </w:r>
      <w:proofErr w:type="spellStart"/>
      <w:r w:rsidRPr="00AD4EC7">
        <w:rPr>
          <w:rFonts w:ascii="Times New Roman" w:hAnsi="Times New Roman" w:cs="Times New Roman"/>
          <w:sz w:val="20"/>
          <w:szCs w:val="20"/>
        </w:rPr>
        <w:t>Salman</w:t>
      </w:r>
      <w:proofErr w:type="spellEnd"/>
      <w:r w:rsidRPr="00AD4EC7">
        <w:rPr>
          <w:rFonts w:ascii="Times New Roman" w:hAnsi="Times New Roman" w:cs="Times New Roman"/>
          <w:sz w:val="20"/>
          <w:szCs w:val="20"/>
        </w:rPr>
        <w:t>, E. El-</w:t>
      </w:r>
      <w:proofErr w:type="spellStart"/>
      <w:r w:rsidRPr="00AD4EC7">
        <w:rPr>
          <w:rFonts w:ascii="Times New Roman" w:hAnsi="Times New Roman" w:cs="Times New Roman"/>
          <w:sz w:val="20"/>
          <w:szCs w:val="20"/>
        </w:rPr>
        <w:t>Qawasmeh</w:t>
      </w:r>
      <w:proofErr w:type="spellEnd"/>
      <w:r w:rsidRPr="00AD4EC7">
        <w:rPr>
          <w:rFonts w:ascii="Times New Roman" w:hAnsi="Times New Roman" w:cs="Times New Roman"/>
          <w:sz w:val="20"/>
          <w:szCs w:val="20"/>
        </w:rPr>
        <w:t xml:space="preserve">, "Experiments in Improvement of Arabic Information Retrieval", </w:t>
      </w:r>
      <w:r w:rsidRPr="00AD4EC7">
        <w:rPr>
          <w:rFonts w:ascii="Times New Roman" w:hAnsi="Times New Roman" w:cs="Times New Roman"/>
          <w:i/>
          <w:iCs/>
          <w:sz w:val="20"/>
          <w:szCs w:val="20"/>
        </w:rPr>
        <w:t>3rd International Conference on Arabic Language Processing (CITALA</w:t>
      </w:r>
      <w:r w:rsidRPr="00AD4EC7">
        <w:rPr>
          <w:rFonts w:ascii="Times New Roman" w:hAnsi="Times New Roman" w:cs="Times New Roman" w:hint="cs"/>
          <w:i/>
          <w:iCs/>
          <w:sz w:val="20"/>
          <w:szCs w:val="20"/>
        </w:rPr>
        <w:t>’</w:t>
      </w:r>
      <w:r w:rsidRPr="00AD4EC7">
        <w:rPr>
          <w:rFonts w:ascii="Times New Roman" w:hAnsi="Times New Roman" w:cs="Times New Roman"/>
          <w:i/>
          <w:iCs/>
          <w:sz w:val="20"/>
          <w:szCs w:val="20"/>
        </w:rPr>
        <w:t>09)</w:t>
      </w:r>
      <w:r w:rsidRPr="00AD4EC7">
        <w:rPr>
          <w:rFonts w:ascii="Times New Roman" w:hAnsi="Times New Roman" w:cs="Times New Roman"/>
          <w:sz w:val="20"/>
          <w:szCs w:val="20"/>
        </w:rPr>
        <w:t xml:space="preserve">, May 4-5, 2009, </w:t>
      </w:r>
      <w:r w:rsidRPr="00AD4EC7">
        <w:rPr>
          <w:rFonts w:ascii="Times New Roman" w:hAnsi="Times New Roman" w:cs="Times New Roman"/>
          <w:sz w:val="20"/>
          <w:szCs w:val="20"/>
        </w:rPr>
        <w:lastRenderedPageBreak/>
        <w:t>Rabat, Morocco.</w:t>
      </w:r>
    </w:p>
    <w:p w:rsidR="008620CE" w:rsidRPr="008620CE" w:rsidRDefault="008620CE" w:rsidP="005A4FB7">
      <w:pPr>
        <w:widowControl w:val="0"/>
        <w:tabs>
          <w:tab w:val="left" w:pos="810"/>
          <w:tab w:val="left" w:pos="851"/>
        </w:tabs>
        <w:autoSpaceDE w:val="0"/>
        <w:autoSpaceDN w:val="0"/>
        <w:adjustRightInd w:val="0"/>
        <w:spacing w:after="0" w:line="240" w:lineRule="auto"/>
        <w:jc w:val="both"/>
        <w:rPr>
          <w:rFonts w:ascii="Calibri" w:eastAsia="Calibri" w:hAnsi="Calibri" w:cs="Simplified Arabic"/>
          <w:rtl/>
        </w:rPr>
      </w:pPr>
      <w:r w:rsidRPr="00AD4EC7">
        <w:rPr>
          <w:rFonts w:ascii="Times New Roman" w:hAnsi="Times New Roman" w:cs="Times New Roman"/>
          <w:sz w:val="20"/>
          <w:szCs w:val="20"/>
        </w:rPr>
        <w:t xml:space="preserve">[43] T. </w:t>
      </w:r>
      <w:proofErr w:type="spellStart"/>
      <w:r w:rsidRPr="00AD4EC7">
        <w:rPr>
          <w:rFonts w:ascii="Times New Roman" w:hAnsi="Times New Roman" w:cs="Times New Roman"/>
          <w:sz w:val="20"/>
          <w:szCs w:val="20"/>
        </w:rPr>
        <w:t>Rachidi</w:t>
      </w:r>
      <w:proofErr w:type="spellEnd"/>
      <w:r w:rsidRPr="00AD4EC7">
        <w:rPr>
          <w:rFonts w:ascii="Times New Roman" w:hAnsi="Times New Roman" w:cs="Times New Roman"/>
          <w:sz w:val="20"/>
          <w:szCs w:val="20"/>
        </w:rPr>
        <w:t xml:space="preserve">, O. Iraqi, M. </w:t>
      </w:r>
      <w:proofErr w:type="spellStart"/>
      <w:r w:rsidRPr="00AD4EC7">
        <w:rPr>
          <w:rFonts w:ascii="Times New Roman" w:hAnsi="Times New Roman" w:cs="Times New Roman"/>
          <w:sz w:val="20"/>
          <w:szCs w:val="20"/>
        </w:rPr>
        <w:t>Bouzoubaa</w:t>
      </w:r>
      <w:proofErr w:type="spellEnd"/>
      <w:r w:rsidRPr="00AD4EC7">
        <w:rPr>
          <w:rFonts w:ascii="Times New Roman" w:hAnsi="Times New Roman" w:cs="Times New Roman"/>
          <w:sz w:val="20"/>
          <w:szCs w:val="20"/>
        </w:rPr>
        <w:t xml:space="preserve">, A. </w:t>
      </w:r>
      <w:proofErr w:type="spellStart"/>
      <w:r w:rsidRPr="00AD4EC7">
        <w:rPr>
          <w:rFonts w:ascii="Times New Roman" w:hAnsi="Times New Roman" w:cs="Times New Roman"/>
          <w:sz w:val="20"/>
          <w:szCs w:val="20"/>
        </w:rPr>
        <w:t>Khattab</w:t>
      </w:r>
      <w:proofErr w:type="spellEnd"/>
      <w:r w:rsidRPr="00AD4EC7">
        <w:rPr>
          <w:rFonts w:ascii="Times New Roman" w:hAnsi="Times New Roman" w:cs="Times New Roman"/>
          <w:sz w:val="20"/>
          <w:szCs w:val="20"/>
        </w:rPr>
        <w:t xml:space="preserve">, M. </w:t>
      </w:r>
      <w:proofErr w:type="spellStart"/>
      <w:r w:rsidRPr="00AD4EC7">
        <w:rPr>
          <w:rFonts w:ascii="Times New Roman" w:hAnsi="Times New Roman" w:cs="Times New Roman"/>
          <w:sz w:val="20"/>
          <w:szCs w:val="20"/>
        </w:rPr>
        <w:t>Kourdi</w:t>
      </w:r>
      <w:proofErr w:type="spellEnd"/>
      <w:r w:rsidRPr="00AD4EC7">
        <w:rPr>
          <w:rFonts w:ascii="Times New Roman" w:hAnsi="Times New Roman" w:cs="Times New Roman"/>
          <w:sz w:val="20"/>
          <w:szCs w:val="20"/>
        </w:rPr>
        <w:t xml:space="preserve">, A. </w:t>
      </w:r>
      <w:proofErr w:type="spellStart"/>
      <w:r w:rsidRPr="00AD4EC7">
        <w:rPr>
          <w:rFonts w:ascii="Times New Roman" w:hAnsi="Times New Roman" w:cs="Times New Roman"/>
          <w:sz w:val="20"/>
          <w:szCs w:val="20"/>
        </w:rPr>
        <w:t>Zahi</w:t>
      </w:r>
      <w:proofErr w:type="spellEnd"/>
      <w:r w:rsidRPr="00AD4EC7">
        <w:rPr>
          <w:rFonts w:ascii="Times New Roman" w:hAnsi="Times New Roman" w:cs="Times New Roman"/>
          <w:sz w:val="20"/>
          <w:szCs w:val="20"/>
        </w:rPr>
        <w:t xml:space="preserve">, and A. </w:t>
      </w:r>
      <w:proofErr w:type="spellStart"/>
      <w:r w:rsidRPr="00AD4EC7">
        <w:rPr>
          <w:rFonts w:ascii="Times New Roman" w:hAnsi="Times New Roman" w:cs="Times New Roman"/>
          <w:sz w:val="20"/>
          <w:szCs w:val="20"/>
        </w:rPr>
        <w:t>Bensaid</w:t>
      </w:r>
      <w:proofErr w:type="spellEnd"/>
      <w:r w:rsidRPr="00AD4EC7">
        <w:rPr>
          <w:rFonts w:ascii="Times New Roman" w:hAnsi="Times New Roman" w:cs="Times New Roman"/>
          <w:sz w:val="20"/>
          <w:szCs w:val="20"/>
        </w:rPr>
        <w:t>, “</w:t>
      </w:r>
      <w:proofErr w:type="spellStart"/>
      <w:r w:rsidRPr="00AD4EC7">
        <w:rPr>
          <w:rFonts w:ascii="Times New Roman" w:hAnsi="Times New Roman" w:cs="Times New Roman"/>
          <w:sz w:val="20"/>
          <w:szCs w:val="20"/>
        </w:rPr>
        <w:t>Barq</w:t>
      </w:r>
      <w:proofErr w:type="spellEnd"/>
      <w:r w:rsidRPr="00AD4EC7">
        <w:rPr>
          <w:rFonts w:ascii="Times New Roman" w:hAnsi="Times New Roman" w:cs="Times New Roman"/>
          <w:sz w:val="20"/>
          <w:szCs w:val="20"/>
        </w:rPr>
        <w:t xml:space="preserve">: distributed multilingual internet search engine with focus on Arabic language,” </w:t>
      </w:r>
      <w:r w:rsidRPr="00AD4EC7">
        <w:rPr>
          <w:rFonts w:ascii="Times New Roman" w:hAnsi="Times New Roman" w:cs="Times New Roman"/>
          <w:i/>
          <w:iCs/>
          <w:sz w:val="20"/>
          <w:szCs w:val="20"/>
        </w:rPr>
        <w:t>Systems, Man and Cybernetics, 2003. IEEE International Conference on</w:t>
      </w:r>
      <w:r w:rsidRPr="00AD4EC7">
        <w:rPr>
          <w:rFonts w:ascii="Times New Roman" w:hAnsi="Times New Roman" w:cs="Times New Roman"/>
          <w:sz w:val="20"/>
          <w:szCs w:val="20"/>
        </w:rPr>
        <w:t>, 2003, pp. 428-435 vol.1.</w:t>
      </w:r>
    </w:p>
    <w:sectPr w:rsidR="008620CE" w:rsidRPr="008620CE" w:rsidSect="004C5C8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implified Arabic">
    <w:panose1 w:val="02020603050405020304"/>
    <w:charset w:val="00"/>
    <w:family w:val="roman"/>
    <w:pitch w:val="variable"/>
    <w:sig w:usb0="00002003" w:usb1="00000000" w:usb2="00000000" w:usb3="00000000" w:csb0="00000041" w:csb1="00000000"/>
  </w:font>
  <w:font w:name="Times-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330A86"/>
    <w:multiLevelType w:val="hybridMultilevel"/>
    <w:tmpl w:val="CA363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95F6529"/>
    <w:multiLevelType w:val="hybridMultilevel"/>
    <w:tmpl w:val="298893EA"/>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20"/>
  <w:characterSpacingControl w:val="doNotCompress"/>
  <w:compat/>
  <w:rsids>
    <w:rsidRoot w:val="008D2F51"/>
    <w:rsid w:val="000124F5"/>
    <w:rsid w:val="00013C8D"/>
    <w:rsid w:val="00015273"/>
    <w:rsid w:val="000420F1"/>
    <w:rsid w:val="00047E06"/>
    <w:rsid w:val="00081B54"/>
    <w:rsid w:val="000D7938"/>
    <w:rsid w:val="001119AB"/>
    <w:rsid w:val="001172DA"/>
    <w:rsid w:val="001236EE"/>
    <w:rsid w:val="0012709D"/>
    <w:rsid w:val="00145C8F"/>
    <w:rsid w:val="001A2EA8"/>
    <w:rsid w:val="001D6A72"/>
    <w:rsid w:val="001E32D2"/>
    <w:rsid w:val="001E595D"/>
    <w:rsid w:val="001F510F"/>
    <w:rsid w:val="001F6664"/>
    <w:rsid w:val="002211F8"/>
    <w:rsid w:val="00235497"/>
    <w:rsid w:val="00264AE5"/>
    <w:rsid w:val="0028588B"/>
    <w:rsid w:val="002A0D6D"/>
    <w:rsid w:val="002A73E8"/>
    <w:rsid w:val="002B670D"/>
    <w:rsid w:val="002C36BF"/>
    <w:rsid w:val="002D0D39"/>
    <w:rsid w:val="00310A91"/>
    <w:rsid w:val="003170C9"/>
    <w:rsid w:val="0032712D"/>
    <w:rsid w:val="003527CA"/>
    <w:rsid w:val="00353852"/>
    <w:rsid w:val="003571D0"/>
    <w:rsid w:val="00384A6F"/>
    <w:rsid w:val="003B549D"/>
    <w:rsid w:val="003C113C"/>
    <w:rsid w:val="00422806"/>
    <w:rsid w:val="00427A7F"/>
    <w:rsid w:val="004326D0"/>
    <w:rsid w:val="00446D64"/>
    <w:rsid w:val="00460F78"/>
    <w:rsid w:val="0046449A"/>
    <w:rsid w:val="004A39E8"/>
    <w:rsid w:val="004C5C8F"/>
    <w:rsid w:val="004E4DF0"/>
    <w:rsid w:val="004F2352"/>
    <w:rsid w:val="004F59B7"/>
    <w:rsid w:val="0050228E"/>
    <w:rsid w:val="005041C9"/>
    <w:rsid w:val="00524399"/>
    <w:rsid w:val="00533399"/>
    <w:rsid w:val="005423C7"/>
    <w:rsid w:val="00543C17"/>
    <w:rsid w:val="00561C5E"/>
    <w:rsid w:val="005804D3"/>
    <w:rsid w:val="005A4CC5"/>
    <w:rsid w:val="005A4FB7"/>
    <w:rsid w:val="005B7F5C"/>
    <w:rsid w:val="005D56F8"/>
    <w:rsid w:val="00615433"/>
    <w:rsid w:val="00623AC2"/>
    <w:rsid w:val="00645923"/>
    <w:rsid w:val="00655CBF"/>
    <w:rsid w:val="006608D7"/>
    <w:rsid w:val="006D4A95"/>
    <w:rsid w:val="00704817"/>
    <w:rsid w:val="00711FF0"/>
    <w:rsid w:val="007233FF"/>
    <w:rsid w:val="00744A77"/>
    <w:rsid w:val="00771633"/>
    <w:rsid w:val="00772F7E"/>
    <w:rsid w:val="00773992"/>
    <w:rsid w:val="007768A1"/>
    <w:rsid w:val="00784697"/>
    <w:rsid w:val="00785128"/>
    <w:rsid w:val="00790511"/>
    <w:rsid w:val="00793F82"/>
    <w:rsid w:val="007A40B8"/>
    <w:rsid w:val="007B0420"/>
    <w:rsid w:val="007C33F5"/>
    <w:rsid w:val="007D3A1F"/>
    <w:rsid w:val="007E00A9"/>
    <w:rsid w:val="007E39A4"/>
    <w:rsid w:val="007E63BA"/>
    <w:rsid w:val="007F0CC0"/>
    <w:rsid w:val="00807D25"/>
    <w:rsid w:val="00815B9E"/>
    <w:rsid w:val="00822023"/>
    <w:rsid w:val="008575C5"/>
    <w:rsid w:val="008620CE"/>
    <w:rsid w:val="0086300B"/>
    <w:rsid w:val="00864F6A"/>
    <w:rsid w:val="00883F70"/>
    <w:rsid w:val="008B0924"/>
    <w:rsid w:val="008B53AE"/>
    <w:rsid w:val="008D2F51"/>
    <w:rsid w:val="008D5F14"/>
    <w:rsid w:val="00911DF3"/>
    <w:rsid w:val="00940567"/>
    <w:rsid w:val="00940A75"/>
    <w:rsid w:val="0095782C"/>
    <w:rsid w:val="009620CF"/>
    <w:rsid w:val="00982881"/>
    <w:rsid w:val="00987B1A"/>
    <w:rsid w:val="00990FB3"/>
    <w:rsid w:val="009B2BF9"/>
    <w:rsid w:val="009D1747"/>
    <w:rsid w:val="009E7305"/>
    <w:rsid w:val="009F6BD1"/>
    <w:rsid w:val="00A04ECC"/>
    <w:rsid w:val="00A06E74"/>
    <w:rsid w:val="00A07B43"/>
    <w:rsid w:val="00A153E5"/>
    <w:rsid w:val="00A30DEB"/>
    <w:rsid w:val="00A36663"/>
    <w:rsid w:val="00A41EC6"/>
    <w:rsid w:val="00A44517"/>
    <w:rsid w:val="00AB049E"/>
    <w:rsid w:val="00AC5CCE"/>
    <w:rsid w:val="00AF4FA8"/>
    <w:rsid w:val="00B14822"/>
    <w:rsid w:val="00B41EFF"/>
    <w:rsid w:val="00B42A17"/>
    <w:rsid w:val="00B711DB"/>
    <w:rsid w:val="00BB012C"/>
    <w:rsid w:val="00BE2E6D"/>
    <w:rsid w:val="00BE5064"/>
    <w:rsid w:val="00C00637"/>
    <w:rsid w:val="00C2054E"/>
    <w:rsid w:val="00C270DE"/>
    <w:rsid w:val="00C34C8E"/>
    <w:rsid w:val="00C378BA"/>
    <w:rsid w:val="00C514D9"/>
    <w:rsid w:val="00C53BC6"/>
    <w:rsid w:val="00C87B2C"/>
    <w:rsid w:val="00C96FED"/>
    <w:rsid w:val="00CF1F00"/>
    <w:rsid w:val="00D22B9D"/>
    <w:rsid w:val="00D31909"/>
    <w:rsid w:val="00D33E68"/>
    <w:rsid w:val="00D3524B"/>
    <w:rsid w:val="00D51A7D"/>
    <w:rsid w:val="00D62E60"/>
    <w:rsid w:val="00D632E4"/>
    <w:rsid w:val="00D820C0"/>
    <w:rsid w:val="00DA35B7"/>
    <w:rsid w:val="00DB251F"/>
    <w:rsid w:val="00DB65B4"/>
    <w:rsid w:val="00DC4B00"/>
    <w:rsid w:val="00E04110"/>
    <w:rsid w:val="00E146B1"/>
    <w:rsid w:val="00E17335"/>
    <w:rsid w:val="00E252B2"/>
    <w:rsid w:val="00E34667"/>
    <w:rsid w:val="00E64FC5"/>
    <w:rsid w:val="00E70E35"/>
    <w:rsid w:val="00E87FB2"/>
    <w:rsid w:val="00EB4742"/>
    <w:rsid w:val="00EC7D77"/>
    <w:rsid w:val="00ED3512"/>
    <w:rsid w:val="00F10FE9"/>
    <w:rsid w:val="00F64986"/>
    <w:rsid w:val="00F64AE0"/>
    <w:rsid w:val="00F8092D"/>
    <w:rsid w:val="00F82A30"/>
    <w:rsid w:val="00FA5715"/>
    <w:rsid w:val="00FB3864"/>
    <w:rsid w:val="00FF046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5C8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14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4822"/>
    <w:rPr>
      <w:rFonts w:ascii="Tahoma" w:hAnsi="Tahoma" w:cs="Tahoma"/>
      <w:sz w:val="16"/>
      <w:szCs w:val="16"/>
    </w:rPr>
  </w:style>
  <w:style w:type="paragraph" w:styleId="ListParagraph">
    <w:name w:val="List Paragraph"/>
    <w:basedOn w:val="Normal"/>
    <w:uiPriority w:val="34"/>
    <w:qFormat/>
    <w:rsid w:val="001119AB"/>
    <w:pPr>
      <w:ind w:left="720"/>
      <w:contextualSpacing/>
    </w:pPr>
  </w:style>
  <w:style w:type="paragraph" w:customStyle="1" w:styleId="h0">
    <w:name w:val="h0"/>
    <w:basedOn w:val="Normal"/>
    <w:qFormat/>
    <w:rsid w:val="001119AB"/>
    <w:pPr>
      <w:jc w:val="center"/>
    </w:pPr>
    <w:rPr>
      <w:rFonts w:ascii="Times New Roman" w:hAnsi="Times New Roman" w:cs="Times New Roman"/>
      <w:sz w:val="48"/>
      <w:szCs w:val="48"/>
    </w:rPr>
  </w:style>
  <w:style w:type="paragraph" w:customStyle="1" w:styleId="Author">
    <w:name w:val="Author"/>
    <w:rsid w:val="003527CA"/>
    <w:pPr>
      <w:spacing w:before="360" w:after="40" w:line="240" w:lineRule="auto"/>
      <w:jc w:val="center"/>
    </w:pPr>
    <w:rPr>
      <w:rFonts w:ascii="Times New Roman" w:eastAsia="SimSun" w:hAnsi="Times New Roman" w:cs="Times New Roman"/>
      <w:noProof/>
    </w:rPr>
  </w:style>
  <w:style w:type="character" w:styleId="CommentReference">
    <w:name w:val="annotation reference"/>
    <w:basedOn w:val="DefaultParagraphFont"/>
    <w:uiPriority w:val="99"/>
    <w:semiHidden/>
    <w:unhideWhenUsed/>
    <w:rsid w:val="002C36BF"/>
    <w:rPr>
      <w:sz w:val="16"/>
      <w:szCs w:val="16"/>
    </w:rPr>
  </w:style>
  <w:style w:type="paragraph" w:styleId="CommentText">
    <w:name w:val="annotation text"/>
    <w:basedOn w:val="Normal"/>
    <w:link w:val="CommentTextChar"/>
    <w:uiPriority w:val="99"/>
    <w:semiHidden/>
    <w:unhideWhenUsed/>
    <w:rsid w:val="002C36BF"/>
    <w:pPr>
      <w:spacing w:line="240" w:lineRule="auto"/>
    </w:pPr>
    <w:rPr>
      <w:sz w:val="20"/>
      <w:szCs w:val="20"/>
    </w:rPr>
  </w:style>
  <w:style w:type="character" w:customStyle="1" w:styleId="CommentTextChar">
    <w:name w:val="Comment Text Char"/>
    <w:basedOn w:val="DefaultParagraphFont"/>
    <w:link w:val="CommentText"/>
    <w:uiPriority w:val="99"/>
    <w:semiHidden/>
    <w:rsid w:val="002C36BF"/>
    <w:rPr>
      <w:sz w:val="20"/>
      <w:szCs w:val="20"/>
    </w:rPr>
  </w:style>
  <w:style w:type="paragraph" w:styleId="CommentSubject">
    <w:name w:val="annotation subject"/>
    <w:basedOn w:val="CommentText"/>
    <w:next w:val="CommentText"/>
    <w:link w:val="CommentSubjectChar"/>
    <w:uiPriority w:val="99"/>
    <w:semiHidden/>
    <w:unhideWhenUsed/>
    <w:rsid w:val="002C36BF"/>
    <w:rPr>
      <w:b/>
      <w:bCs/>
    </w:rPr>
  </w:style>
  <w:style w:type="character" w:customStyle="1" w:styleId="CommentSubjectChar">
    <w:name w:val="Comment Subject Char"/>
    <w:basedOn w:val="CommentTextChar"/>
    <w:link w:val="CommentSubject"/>
    <w:uiPriority w:val="99"/>
    <w:semiHidden/>
    <w:rsid w:val="002C36BF"/>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salman@ksu.edu.sa" TargetMode="External"/><Relationship Id="rId5" Type="http://schemas.openxmlformats.org/officeDocument/2006/relationships/hyperlink" Target="mailto:msrabiah@imamu.edu.s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5103</Words>
  <Characters>29090</Characters>
  <Application>Microsoft Office Word</Application>
  <DocSecurity>0</DocSecurity>
  <Lines>242</Lines>
  <Paragraphs>68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34125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sony</cp:lastModifiedBy>
  <cp:revision>2</cp:revision>
  <dcterms:created xsi:type="dcterms:W3CDTF">2010-08-16T17:53:00Z</dcterms:created>
  <dcterms:modified xsi:type="dcterms:W3CDTF">2010-08-16T17:53:00Z</dcterms:modified>
</cp:coreProperties>
</file>